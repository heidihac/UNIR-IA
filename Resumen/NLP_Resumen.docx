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9D2BC9" w14:textId="77777777" w:rsidR="00832DA0" w:rsidRPr="002E3282" w:rsidRDefault="002E3282" w:rsidP="002E3282">
      <w:pPr>
        <w:pStyle w:val="Heading1"/>
        <w:numPr>
          <w:ilvl w:val="0"/>
          <w:numId w:val="4"/>
        </w:numPr>
        <w:rPr>
          <w:lang w:val="es-ES"/>
        </w:rPr>
      </w:pPr>
      <w:bookmarkStart w:id="0" w:name="_GoBack"/>
      <w:bookmarkEnd w:id="0"/>
      <w:r w:rsidRPr="002E3282">
        <w:rPr>
          <w:lang w:val="es-ES"/>
        </w:rPr>
        <w:t>Introducción</w:t>
      </w:r>
    </w:p>
    <w:p w14:paraId="40A5C87D" w14:textId="77777777" w:rsidR="002E3282" w:rsidRPr="002E3282" w:rsidRDefault="002E3282" w:rsidP="002E3282">
      <w:pPr>
        <w:rPr>
          <w:lang w:val="es-ES"/>
        </w:rPr>
      </w:pPr>
    </w:p>
    <w:p w14:paraId="4AD52CB0" w14:textId="6E4B2D3F" w:rsidR="002E3282" w:rsidRDefault="002878FB" w:rsidP="002878FB">
      <w:pPr>
        <w:pStyle w:val="Heading1"/>
        <w:rPr>
          <w:lang w:val="es-ES"/>
        </w:rPr>
      </w:pPr>
      <w:r>
        <w:rPr>
          <w:lang w:val="es-ES"/>
        </w:rPr>
        <w:t>Historia de la PLN</w:t>
      </w:r>
    </w:p>
    <w:p w14:paraId="5513AAFE" w14:textId="6A396B7E" w:rsidR="002878FB" w:rsidRDefault="002878FB" w:rsidP="002878FB">
      <w:pPr>
        <w:rPr>
          <w:lang w:val="es-ES"/>
        </w:rPr>
      </w:pPr>
      <w:r>
        <w:rPr>
          <w:lang w:val="es-ES"/>
        </w:rPr>
        <w:t xml:space="preserve">1940-50s: </w:t>
      </w:r>
      <w:r w:rsidRPr="00392ABD">
        <w:rPr>
          <w:b/>
          <w:lang w:val="es-ES"/>
        </w:rPr>
        <w:t>Autómatas</w:t>
      </w:r>
      <w:r w:rsidR="00527F98">
        <w:rPr>
          <w:lang w:val="es-ES"/>
        </w:rPr>
        <w:t xml:space="preserve"> (Chomsky)</w:t>
      </w:r>
      <w:r>
        <w:rPr>
          <w:lang w:val="es-ES"/>
        </w:rPr>
        <w:t xml:space="preserve">, </w:t>
      </w:r>
      <w:r w:rsidRPr="00392ABD">
        <w:rPr>
          <w:b/>
          <w:lang w:val="es-ES"/>
        </w:rPr>
        <w:t>Modelos probabilísticos</w:t>
      </w:r>
      <w:r w:rsidR="006230F9">
        <w:rPr>
          <w:lang w:val="es-ES"/>
        </w:rPr>
        <w:t xml:space="preserve"> (Shannon)</w:t>
      </w:r>
    </w:p>
    <w:p w14:paraId="5E27D7A1" w14:textId="069AAEB9" w:rsidR="006230F9" w:rsidRDefault="006230F9" w:rsidP="002878FB">
      <w:pPr>
        <w:rPr>
          <w:lang w:val="es-ES"/>
        </w:rPr>
      </w:pPr>
      <w:r>
        <w:rPr>
          <w:lang w:val="es-ES"/>
        </w:rPr>
        <w:t xml:space="preserve">60-70s: </w:t>
      </w:r>
      <w:r w:rsidRPr="00392ABD">
        <w:rPr>
          <w:b/>
          <w:lang w:val="es-ES"/>
        </w:rPr>
        <w:t>Simbólico</w:t>
      </w:r>
      <w:r w:rsidR="0039158D">
        <w:rPr>
          <w:lang w:val="es-ES"/>
        </w:rPr>
        <w:t xml:space="preserve"> (Lenguaje formal, inteligencia artificial)</w:t>
      </w:r>
      <w:r>
        <w:rPr>
          <w:lang w:val="es-ES"/>
        </w:rPr>
        <w:t xml:space="preserve">, </w:t>
      </w:r>
      <w:r w:rsidRPr="00392ABD">
        <w:rPr>
          <w:b/>
          <w:lang w:val="es-ES"/>
        </w:rPr>
        <w:t>Estocástico</w:t>
      </w:r>
      <w:r w:rsidR="00392ABD">
        <w:rPr>
          <w:lang w:val="es-ES"/>
        </w:rPr>
        <w:t xml:space="preserve"> (método bayesiano)</w:t>
      </w:r>
    </w:p>
    <w:p w14:paraId="1EB288AC" w14:textId="5958044E" w:rsidR="00392ABD" w:rsidRDefault="00392ABD" w:rsidP="002878FB">
      <w:pPr>
        <w:rPr>
          <w:lang w:val="es-ES"/>
        </w:rPr>
      </w:pPr>
      <w:r>
        <w:rPr>
          <w:lang w:val="es-ES"/>
        </w:rPr>
        <w:t xml:space="preserve">70-80: </w:t>
      </w:r>
      <w:r w:rsidR="0096026D">
        <w:rPr>
          <w:lang w:val="es-ES"/>
        </w:rPr>
        <w:t>HMM, XXX Grammar, Redes semánticas, Discurso</w:t>
      </w:r>
    </w:p>
    <w:p w14:paraId="20AA04B2" w14:textId="5E653787" w:rsidR="0096026D" w:rsidRDefault="0096026D" w:rsidP="002878FB">
      <w:pPr>
        <w:rPr>
          <w:lang w:val="es-ES"/>
        </w:rPr>
      </w:pPr>
      <w:r>
        <w:rPr>
          <w:lang w:val="es-ES"/>
        </w:rPr>
        <w:t xml:space="preserve">80-90s: </w:t>
      </w:r>
      <w:r w:rsidR="00D86707">
        <w:rPr>
          <w:lang w:val="es-ES"/>
        </w:rPr>
        <w:t>empirismo (</w:t>
      </w:r>
      <w:r w:rsidR="002B4F9B">
        <w:rPr>
          <w:lang w:val="es-ES"/>
        </w:rPr>
        <w:t>modelos probabilísticos</w:t>
      </w:r>
      <w:r w:rsidR="00B8237F">
        <w:rPr>
          <w:lang w:val="es-ES"/>
        </w:rPr>
        <w:t>), Modelos basado en los datos</w:t>
      </w:r>
    </w:p>
    <w:p w14:paraId="6C10107B" w14:textId="49AA2385" w:rsidR="00B8237F" w:rsidRDefault="00B8237F" w:rsidP="002878FB">
      <w:pPr>
        <w:rPr>
          <w:lang w:val="es-ES"/>
        </w:rPr>
      </w:pPr>
      <w:r>
        <w:rPr>
          <w:lang w:val="es-ES"/>
        </w:rPr>
        <w:t xml:space="preserve">90-00s: </w:t>
      </w:r>
      <w:r w:rsidR="00741D8C">
        <w:rPr>
          <w:lang w:val="es-ES"/>
        </w:rPr>
        <w:t>primeros sistemas comerciales</w:t>
      </w:r>
    </w:p>
    <w:p w14:paraId="1F2172B8" w14:textId="52CC5069" w:rsidR="00741D8C" w:rsidRDefault="00741D8C" w:rsidP="002878FB">
      <w:pPr>
        <w:rPr>
          <w:lang w:val="es-ES"/>
        </w:rPr>
      </w:pPr>
      <w:r>
        <w:rPr>
          <w:lang w:val="es-ES"/>
        </w:rPr>
        <w:t xml:space="preserve">2000&gt;: LDC, </w:t>
      </w:r>
      <w:r w:rsidR="001865E8">
        <w:rPr>
          <w:lang w:val="es-ES"/>
        </w:rPr>
        <w:t xml:space="preserve">Aprendizaje no supervisado, </w:t>
      </w:r>
      <w:r>
        <w:rPr>
          <w:lang w:val="es-ES"/>
        </w:rPr>
        <w:t>Deep Learning</w:t>
      </w:r>
    </w:p>
    <w:p w14:paraId="6D7081EC" w14:textId="10353C24" w:rsidR="008B376F" w:rsidRDefault="008B376F" w:rsidP="002878FB">
      <w:pPr>
        <w:rPr>
          <w:lang w:val="es-ES"/>
        </w:rPr>
      </w:pPr>
    </w:p>
    <w:p w14:paraId="6550D8DD" w14:textId="55AF0192" w:rsidR="008B376F" w:rsidRDefault="008B376F" w:rsidP="008B376F">
      <w:pPr>
        <w:pStyle w:val="Heading1"/>
        <w:rPr>
          <w:lang w:val="es-ES"/>
        </w:rPr>
      </w:pPr>
      <w:r>
        <w:rPr>
          <w:lang w:val="es-ES"/>
        </w:rPr>
        <w:t>Aplicaciones del PLN</w:t>
      </w:r>
    </w:p>
    <w:p w14:paraId="35DC2AC3" w14:textId="18C11F6F" w:rsidR="008B376F" w:rsidRDefault="008B376F" w:rsidP="008B376F">
      <w:pPr>
        <w:pStyle w:val="ListParagraph"/>
        <w:numPr>
          <w:ilvl w:val="0"/>
          <w:numId w:val="5"/>
        </w:numPr>
        <w:rPr>
          <w:lang w:val="es-ES"/>
        </w:rPr>
      </w:pPr>
      <w:r>
        <w:rPr>
          <w:lang w:val="es-ES"/>
        </w:rPr>
        <w:t>Agentes conversacionales</w:t>
      </w:r>
    </w:p>
    <w:p w14:paraId="43DFB233" w14:textId="50EA0FF0" w:rsidR="008B376F" w:rsidRDefault="008B376F" w:rsidP="008B376F">
      <w:pPr>
        <w:pStyle w:val="ListParagraph"/>
        <w:numPr>
          <w:ilvl w:val="0"/>
          <w:numId w:val="5"/>
        </w:numPr>
        <w:rPr>
          <w:lang w:val="es-ES"/>
        </w:rPr>
      </w:pPr>
      <w:r>
        <w:rPr>
          <w:lang w:val="es-ES"/>
        </w:rPr>
        <w:t>Traducción automática</w:t>
      </w:r>
    </w:p>
    <w:p w14:paraId="3E725A21" w14:textId="709F4FC6" w:rsidR="008B376F" w:rsidRDefault="008B376F" w:rsidP="008B376F">
      <w:pPr>
        <w:pStyle w:val="ListParagraph"/>
        <w:numPr>
          <w:ilvl w:val="0"/>
          <w:numId w:val="5"/>
        </w:numPr>
        <w:rPr>
          <w:lang w:val="es-ES"/>
        </w:rPr>
      </w:pPr>
      <w:r>
        <w:rPr>
          <w:lang w:val="es-ES"/>
        </w:rPr>
        <w:t>Búsqueda de respuestas</w:t>
      </w:r>
    </w:p>
    <w:p w14:paraId="2AC45A0A" w14:textId="7B6BF945" w:rsidR="008B376F" w:rsidRDefault="008B376F" w:rsidP="008B376F">
      <w:pPr>
        <w:rPr>
          <w:lang w:val="es-ES"/>
        </w:rPr>
      </w:pPr>
    </w:p>
    <w:p w14:paraId="7846D52F" w14:textId="664CF891" w:rsidR="008B376F" w:rsidRDefault="00280381" w:rsidP="00F75C17">
      <w:pPr>
        <w:pStyle w:val="Heading1"/>
        <w:rPr>
          <w:lang w:val="es-ES"/>
        </w:rPr>
      </w:pPr>
      <w:r>
        <w:rPr>
          <w:lang w:val="es-ES"/>
        </w:rPr>
        <w:t>Conocimientos</w:t>
      </w:r>
      <w:r w:rsidR="00F75C17">
        <w:rPr>
          <w:lang w:val="es-ES"/>
        </w:rPr>
        <w:t xml:space="preserve"> clave de PLN</w:t>
      </w:r>
    </w:p>
    <w:p w14:paraId="5CE6EB1F" w14:textId="77777777" w:rsidR="00F75C17" w:rsidRPr="00F75C17" w:rsidRDefault="00F75C17" w:rsidP="00F75C17">
      <w:pPr>
        <w:rPr>
          <w:rFonts w:ascii="Calibri" w:eastAsia="Times New Roman" w:hAnsi="Calibri" w:cs="Calibri"/>
          <w:sz w:val="22"/>
          <w:szCs w:val="22"/>
          <w:lang w:val="es-ES" w:eastAsia="es-ES_tradnl"/>
        </w:rPr>
      </w:pPr>
      <w:r w:rsidRPr="00F75C17">
        <w:rPr>
          <w:rFonts w:ascii="Calibri" w:eastAsia="Times New Roman" w:hAnsi="Calibri" w:cs="Calibri"/>
          <w:b/>
          <w:bCs/>
          <w:sz w:val="22"/>
          <w:szCs w:val="22"/>
          <w:lang w:val="es-ES" w:eastAsia="es-ES_tradnl"/>
        </w:rPr>
        <w:t>Fonética y fonología</w:t>
      </w:r>
      <w:r w:rsidRPr="00F75C17">
        <w:rPr>
          <w:rFonts w:ascii="Calibri" w:eastAsia="Times New Roman" w:hAnsi="Calibri" w:cs="Calibri"/>
          <w:sz w:val="22"/>
          <w:szCs w:val="22"/>
          <w:lang w:val="es-ES" w:eastAsia="es-ES_tradnl"/>
        </w:rPr>
        <w:t>: los sonidos</w:t>
      </w:r>
    </w:p>
    <w:p w14:paraId="21D6E1C6" w14:textId="77777777" w:rsidR="00F75C17" w:rsidRPr="00F75C17" w:rsidRDefault="00F75C17" w:rsidP="00F75C17">
      <w:pPr>
        <w:rPr>
          <w:rFonts w:ascii="Calibri" w:eastAsia="Times New Roman" w:hAnsi="Calibri" w:cs="Calibri"/>
          <w:sz w:val="22"/>
          <w:szCs w:val="22"/>
          <w:lang w:val="es-ES" w:eastAsia="es-ES_tradnl"/>
        </w:rPr>
      </w:pPr>
      <w:r w:rsidRPr="00F75C17">
        <w:rPr>
          <w:rFonts w:ascii="Calibri" w:eastAsia="Times New Roman" w:hAnsi="Calibri" w:cs="Calibri"/>
          <w:b/>
          <w:bCs/>
          <w:sz w:val="22"/>
          <w:szCs w:val="22"/>
          <w:lang w:val="es-ES" w:eastAsia="es-ES_tradnl"/>
        </w:rPr>
        <w:t>Morfología</w:t>
      </w:r>
      <w:r w:rsidRPr="00F75C17">
        <w:rPr>
          <w:rFonts w:ascii="Calibri" w:eastAsia="Times New Roman" w:hAnsi="Calibri" w:cs="Calibri"/>
          <w:sz w:val="22"/>
          <w:szCs w:val="22"/>
          <w:lang w:val="es-ES" w:eastAsia="es-ES_tradnl"/>
        </w:rPr>
        <w:t>: componentes/variaciones de palabras</w:t>
      </w:r>
    </w:p>
    <w:p w14:paraId="4BA036C8" w14:textId="77777777" w:rsidR="00F75C17" w:rsidRPr="00F75C17" w:rsidRDefault="00F75C17" w:rsidP="00F75C17">
      <w:pPr>
        <w:rPr>
          <w:rFonts w:ascii="Calibri" w:eastAsia="Times New Roman" w:hAnsi="Calibri" w:cs="Calibri"/>
          <w:sz w:val="22"/>
          <w:szCs w:val="22"/>
          <w:lang w:val="es-ES" w:eastAsia="es-ES_tradnl"/>
        </w:rPr>
      </w:pPr>
      <w:r w:rsidRPr="00F75C17">
        <w:rPr>
          <w:rFonts w:ascii="Calibri" w:eastAsia="Times New Roman" w:hAnsi="Calibri" w:cs="Calibri"/>
          <w:b/>
          <w:bCs/>
          <w:sz w:val="22"/>
          <w:szCs w:val="22"/>
          <w:lang w:val="es-ES" w:eastAsia="es-ES_tradnl"/>
        </w:rPr>
        <w:t>Sintaxis</w:t>
      </w:r>
      <w:r w:rsidRPr="00F75C17">
        <w:rPr>
          <w:rFonts w:ascii="Calibri" w:eastAsia="Times New Roman" w:hAnsi="Calibri" w:cs="Calibri"/>
          <w:sz w:val="22"/>
          <w:szCs w:val="22"/>
          <w:lang w:val="es-ES" w:eastAsia="es-ES_tradnl"/>
        </w:rPr>
        <w:t>: el orden de palabras</w:t>
      </w:r>
    </w:p>
    <w:p w14:paraId="5C6265EE" w14:textId="77777777" w:rsidR="00F75C17" w:rsidRPr="00F75C17" w:rsidRDefault="00F75C17" w:rsidP="00F75C17">
      <w:pPr>
        <w:rPr>
          <w:rFonts w:ascii="Calibri" w:eastAsia="Times New Roman" w:hAnsi="Calibri" w:cs="Calibri"/>
          <w:sz w:val="22"/>
          <w:szCs w:val="22"/>
          <w:lang w:val="es-ES" w:eastAsia="es-ES_tradnl"/>
        </w:rPr>
      </w:pPr>
      <w:r w:rsidRPr="00F75C17">
        <w:rPr>
          <w:rFonts w:ascii="Calibri" w:eastAsia="Times New Roman" w:hAnsi="Calibri" w:cs="Calibri"/>
          <w:b/>
          <w:bCs/>
          <w:sz w:val="22"/>
          <w:szCs w:val="22"/>
          <w:lang w:val="es-ES" w:eastAsia="es-ES_tradnl"/>
        </w:rPr>
        <w:t>Semántica</w:t>
      </w:r>
      <w:r w:rsidRPr="00F75C17">
        <w:rPr>
          <w:rFonts w:ascii="Calibri" w:eastAsia="Times New Roman" w:hAnsi="Calibri" w:cs="Calibri"/>
          <w:sz w:val="22"/>
          <w:szCs w:val="22"/>
          <w:lang w:val="es-ES" w:eastAsia="es-ES_tradnl"/>
        </w:rPr>
        <w:t>: el significado de palabras</w:t>
      </w:r>
    </w:p>
    <w:p w14:paraId="45ED3C0B" w14:textId="28DB1ACE" w:rsidR="00F75C17" w:rsidRPr="00F75C17" w:rsidRDefault="00F75C17" w:rsidP="00F75C17">
      <w:pPr>
        <w:rPr>
          <w:rFonts w:ascii="Calibri" w:eastAsia="Times New Roman" w:hAnsi="Calibri" w:cs="Calibri"/>
          <w:sz w:val="22"/>
          <w:szCs w:val="22"/>
          <w:lang w:val="es-ES" w:eastAsia="es-ES_tradnl"/>
        </w:rPr>
      </w:pPr>
      <w:r w:rsidRPr="00F75C17">
        <w:rPr>
          <w:rFonts w:ascii="Calibri" w:eastAsia="Times New Roman" w:hAnsi="Calibri" w:cs="Calibri"/>
          <w:b/>
          <w:bCs/>
          <w:sz w:val="22"/>
          <w:szCs w:val="22"/>
          <w:lang w:val="es-ES" w:eastAsia="es-ES_tradnl"/>
        </w:rPr>
        <w:t>Pragmática</w:t>
      </w:r>
      <w:r w:rsidRPr="00F75C17">
        <w:rPr>
          <w:rFonts w:ascii="Calibri" w:eastAsia="Times New Roman" w:hAnsi="Calibri" w:cs="Calibri"/>
          <w:sz w:val="22"/>
          <w:szCs w:val="22"/>
          <w:lang w:val="es-ES" w:eastAsia="es-ES_tradnl"/>
        </w:rPr>
        <w:t>: la intención de una frase</w:t>
      </w:r>
    </w:p>
    <w:p w14:paraId="39255102" w14:textId="77777777" w:rsidR="00F75C17" w:rsidRPr="00F75C17" w:rsidRDefault="00F75C17" w:rsidP="00F75C17">
      <w:pPr>
        <w:rPr>
          <w:rFonts w:ascii="Calibri" w:eastAsia="Times New Roman" w:hAnsi="Calibri" w:cs="Calibri"/>
          <w:sz w:val="22"/>
          <w:szCs w:val="22"/>
          <w:lang w:val="es-ES" w:eastAsia="es-ES_tradnl"/>
        </w:rPr>
      </w:pPr>
      <w:r w:rsidRPr="00F75C17">
        <w:rPr>
          <w:rFonts w:ascii="Calibri" w:eastAsia="Times New Roman" w:hAnsi="Calibri" w:cs="Calibri"/>
          <w:b/>
          <w:bCs/>
          <w:sz w:val="22"/>
          <w:szCs w:val="22"/>
          <w:lang w:val="es-ES" w:eastAsia="es-ES_tradnl"/>
        </w:rPr>
        <w:t>Discurso</w:t>
      </w:r>
      <w:r w:rsidRPr="00F75C17">
        <w:rPr>
          <w:rFonts w:ascii="Calibri" w:eastAsia="Times New Roman" w:hAnsi="Calibri" w:cs="Calibri"/>
          <w:sz w:val="22"/>
          <w:szCs w:val="22"/>
          <w:lang w:val="es-ES" w:eastAsia="es-ES_tradnl"/>
        </w:rPr>
        <w:t>: la historia de una conversación</w:t>
      </w:r>
    </w:p>
    <w:p w14:paraId="67A1797D" w14:textId="77777777" w:rsidR="00F75C17" w:rsidRPr="00F75C17" w:rsidRDefault="00F75C17" w:rsidP="00F75C17">
      <w:pPr>
        <w:rPr>
          <w:rFonts w:ascii="Calibri" w:eastAsia="Times New Roman" w:hAnsi="Calibri" w:cs="Calibri"/>
          <w:sz w:val="22"/>
          <w:szCs w:val="22"/>
          <w:lang w:val="es-ES" w:eastAsia="es-ES_tradnl"/>
        </w:rPr>
      </w:pPr>
      <w:r w:rsidRPr="00F75C17">
        <w:rPr>
          <w:rFonts w:ascii="Calibri" w:eastAsia="Times New Roman" w:hAnsi="Calibri" w:cs="Calibri"/>
          <w:sz w:val="22"/>
          <w:szCs w:val="22"/>
          <w:lang w:val="es-ES" w:eastAsia="es-ES_tradnl"/>
        </w:rPr>
        <w:t> </w:t>
      </w:r>
    </w:p>
    <w:p w14:paraId="38BEA05B" w14:textId="77777777" w:rsidR="00F75C17" w:rsidRPr="00F75C17" w:rsidRDefault="00F75C17" w:rsidP="00F75C17">
      <w:pPr>
        <w:rPr>
          <w:rFonts w:ascii="Calibri" w:eastAsia="Times New Roman" w:hAnsi="Calibri" w:cs="Calibri"/>
          <w:sz w:val="22"/>
          <w:szCs w:val="22"/>
          <w:lang w:val="es-ES" w:eastAsia="es-ES_tradnl"/>
        </w:rPr>
      </w:pPr>
      <w:r w:rsidRPr="00F75C17">
        <w:rPr>
          <w:rFonts w:ascii="Calibri" w:eastAsia="Times New Roman" w:hAnsi="Calibri" w:cs="Calibri"/>
          <w:sz w:val="22"/>
          <w:szCs w:val="22"/>
          <w:lang w:val="es-ES" w:eastAsia="es-ES_tradnl"/>
        </w:rPr>
        <w:t>Donde entra el contexto? En la semántica?</w:t>
      </w:r>
    </w:p>
    <w:p w14:paraId="6B33F5A1" w14:textId="0C369511" w:rsidR="00830CB6" w:rsidRDefault="00830CB6">
      <w:pPr>
        <w:rPr>
          <w:lang w:val="es-ES"/>
        </w:rPr>
      </w:pPr>
      <w:r>
        <w:rPr>
          <w:lang w:val="es-ES"/>
        </w:rPr>
        <w:br w:type="page"/>
      </w:r>
    </w:p>
    <w:p w14:paraId="25017316" w14:textId="13A0968E" w:rsidR="00F75C17" w:rsidRDefault="00830CB6" w:rsidP="00830CB6">
      <w:pPr>
        <w:pStyle w:val="Heading1"/>
        <w:numPr>
          <w:ilvl w:val="0"/>
          <w:numId w:val="4"/>
        </w:numPr>
        <w:rPr>
          <w:lang w:val="es-ES"/>
        </w:rPr>
      </w:pPr>
      <w:r>
        <w:rPr>
          <w:lang w:val="es-ES"/>
        </w:rPr>
        <w:lastRenderedPageBreak/>
        <w:t>Análisis morfológico</w:t>
      </w:r>
    </w:p>
    <w:p w14:paraId="12BC7338" w14:textId="2E4B5220" w:rsidR="00830CB6" w:rsidRPr="007E52FF" w:rsidRDefault="00830CB6" w:rsidP="00830CB6">
      <w:pPr>
        <w:pStyle w:val="Heading2"/>
        <w:rPr>
          <w:u w:val="single"/>
          <w:lang w:val="es-ES"/>
        </w:rPr>
      </w:pPr>
      <w:r w:rsidRPr="007E52FF">
        <w:rPr>
          <w:u w:val="single"/>
          <w:lang w:val="es-ES"/>
        </w:rPr>
        <w:t>Que son los elementos principales de la morfología?</w:t>
      </w:r>
    </w:p>
    <w:p w14:paraId="520C6C7E" w14:textId="1F6383EF" w:rsidR="00830CB6" w:rsidRDefault="00830CB6" w:rsidP="00830CB6">
      <w:pPr>
        <w:rPr>
          <w:lang w:val="es-ES"/>
        </w:rPr>
      </w:pPr>
      <w:r>
        <w:rPr>
          <w:lang w:val="es-ES"/>
        </w:rPr>
        <w:t>La morfología estudia como descomponer las palabras en elementos indivisibles.</w:t>
      </w:r>
    </w:p>
    <w:p w14:paraId="0BEF2AB4" w14:textId="77777777" w:rsidR="00830CB6" w:rsidRDefault="00830CB6" w:rsidP="00830CB6">
      <w:pPr>
        <w:rPr>
          <w:lang w:val="es-ES"/>
        </w:rPr>
      </w:pPr>
    </w:p>
    <w:p w14:paraId="1A9A516C" w14:textId="7C88CC4C" w:rsidR="00830CB6" w:rsidRDefault="00830CB6" w:rsidP="00830CB6">
      <w:pPr>
        <w:rPr>
          <w:lang w:val="es-ES"/>
        </w:rPr>
      </w:pPr>
      <w:r w:rsidRPr="00830CB6">
        <w:rPr>
          <w:b/>
          <w:lang w:val="es-ES"/>
        </w:rPr>
        <w:t>morfema</w:t>
      </w:r>
      <w:r>
        <w:rPr>
          <w:lang w:val="es-ES"/>
        </w:rPr>
        <w:t>: la unidad mínima de una palabra que expresa un significado</w:t>
      </w:r>
    </w:p>
    <w:p w14:paraId="38E31050" w14:textId="227E6377" w:rsidR="00830CB6" w:rsidRPr="00830CB6" w:rsidRDefault="00830CB6" w:rsidP="00830CB6">
      <w:pPr>
        <w:rPr>
          <w:lang w:val="es-ES"/>
        </w:rPr>
      </w:pPr>
      <w:r w:rsidRPr="00830CB6">
        <w:rPr>
          <w:b/>
          <w:lang w:val="es-ES"/>
        </w:rPr>
        <w:t>lema</w:t>
      </w:r>
      <w:r>
        <w:rPr>
          <w:b/>
          <w:lang w:val="es-ES"/>
        </w:rPr>
        <w:t>:</w:t>
      </w:r>
      <w:r>
        <w:rPr>
          <w:lang w:val="es-ES"/>
        </w:rPr>
        <w:t xml:space="preserve"> </w:t>
      </w:r>
      <w:r w:rsidR="007E52FF">
        <w:rPr>
          <w:lang w:val="es-ES"/>
        </w:rPr>
        <w:t>el morfema</w:t>
      </w:r>
      <w:r>
        <w:rPr>
          <w:lang w:val="es-ES"/>
        </w:rPr>
        <w:t xml:space="preserve"> raíz de una palabra (mujeres -&gt; </w:t>
      </w:r>
      <w:r w:rsidRPr="007E52FF">
        <w:rPr>
          <w:b/>
          <w:lang w:val="es-ES"/>
        </w:rPr>
        <w:t>mujer</w:t>
      </w:r>
      <w:r>
        <w:rPr>
          <w:lang w:val="es-ES"/>
        </w:rPr>
        <w:t xml:space="preserve"> +s</w:t>
      </w:r>
      <w:r w:rsidR="007E52FF">
        <w:rPr>
          <w:lang w:val="es-ES"/>
        </w:rPr>
        <w:t>)</w:t>
      </w:r>
    </w:p>
    <w:p w14:paraId="3E54577F" w14:textId="215E4CAC" w:rsidR="00830CB6" w:rsidRDefault="00830CB6" w:rsidP="00830CB6">
      <w:pPr>
        <w:rPr>
          <w:lang w:val="es-ES"/>
        </w:rPr>
      </w:pPr>
      <w:r w:rsidRPr="00830CB6">
        <w:rPr>
          <w:b/>
          <w:lang w:val="es-ES"/>
        </w:rPr>
        <w:t>lexema</w:t>
      </w:r>
      <w:r>
        <w:rPr>
          <w:lang w:val="es-ES"/>
        </w:rPr>
        <w:t xml:space="preserve">: </w:t>
      </w:r>
      <w:r w:rsidR="007E52FF">
        <w:rPr>
          <w:lang w:val="es-ES"/>
        </w:rPr>
        <w:t>un</w:t>
      </w:r>
      <w:r>
        <w:rPr>
          <w:lang w:val="es-ES"/>
        </w:rPr>
        <w:t xml:space="preserve"> morfema </w:t>
      </w:r>
      <w:r w:rsidR="007E52FF">
        <w:rPr>
          <w:lang w:val="es-ES"/>
        </w:rPr>
        <w:t xml:space="preserve">que modifica el lema (mujeres -&gt; </w:t>
      </w:r>
      <w:r w:rsidR="007E52FF" w:rsidRPr="007E52FF">
        <w:rPr>
          <w:lang w:val="es-ES"/>
        </w:rPr>
        <w:t>mujer</w:t>
      </w:r>
      <w:r w:rsidR="007E52FF">
        <w:rPr>
          <w:lang w:val="es-ES"/>
        </w:rPr>
        <w:t xml:space="preserve"> </w:t>
      </w:r>
      <w:r w:rsidR="007E52FF" w:rsidRPr="007E52FF">
        <w:rPr>
          <w:b/>
          <w:lang w:val="es-ES"/>
        </w:rPr>
        <w:t>+s</w:t>
      </w:r>
      <w:r w:rsidR="007E52FF">
        <w:rPr>
          <w:lang w:val="es-ES"/>
        </w:rPr>
        <w:t>)</w:t>
      </w:r>
    </w:p>
    <w:p w14:paraId="26541FE5" w14:textId="7A77ED9E" w:rsidR="00830CB6" w:rsidRPr="007E52FF" w:rsidRDefault="00830CB6" w:rsidP="00830CB6">
      <w:pPr>
        <w:rPr>
          <w:lang w:val="es-ES"/>
        </w:rPr>
      </w:pPr>
      <w:r>
        <w:rPr>
          <w:b/>
          <w:lang w:val="es-ES"/>
        </w:rPr>
        <w:t>lexicón:</w:t>
      </w:r>
      <w:r w:rsidR="007E52FF">
        <w:rPr>
          <w:lang w:val="es-ES"/>
        </w:rPr>
        <w:t xml:space="preserve"> un diccionario de todos los morfemas y como clave su tipo</w:t>
      </w:r>
    </w:p>
    <w:p w14:paraId="3F2EF140" w14:textId="2CE2335D" w:rsidR="00830CB6" w:rsidRPr="007E52FF" w:rsidRDefault="00830CB6" w:rsidP="00830CB6">
      <w:pPr>
        <w:rPr>
          <w:lang w:val="es-ES"/>
        </w:rPr>
      </w:pPr>
    </w:p>
    <w:p w14:paraId="58C12FA2" w14:textId="36B722D1" w:rsidR="007E52FF" w:rsidRDefault="00830CB6" w:rsidP="00830CB6">
      <w:pPr>
        <w:rPr>
          <w:lang w:val="es-ES"/>
        </w:rPr>
      </w:pPr>
      <w:r>
        <w:rPr>
          <w:b/>
          <w:lang w:val="es-ES"/>
        </w:rPr>
        <w:t>reglas ortográficas:</w:t>
      </w:r>
      <w:r w:rsidR="007E52FF">
        <w:rPr>
          <w:lang w:val="es-ES"/>
        </w:rPr>
        <w:t xml:space="preserve"> describe los cambios de ortografía que ocurren cuando se combinan dos morfemas</w:t>
      </w:r>
    </w:p>
    <w:p w14:paraId="1B0DF850" w14:textId="39B47CDD" w:rsidR="00CD3428" w:rsidRDefault="00CD3428" w:rsidP="00830CB6">
      <w:pPr>
        <w:rPr>
          <w:lang w:val="es-ES"/>
        </w:rPr>
      </w:pPr>
      <w:r>
        <w:rPr>
          <w:b/>
          <w:lang w:val="es-ES"/>
        </w:rPr>
        <w:t>hechos morfotácticos:</w:t>
      </w:r>
      <w:r>
        <w:rPr>
          <w:lang w:val="es-ES"/>
        </w:rPr>
        <w:t xml:space="preserve"> describe el orden en cual se juntan morfemas</w:t>
      </w:r>
      <w:r w:rsidR="00A832EA">
        <w:rPr>
          <w:lang w:val="es-ES"/>
        </w:rPr>
        <w:t xml:space="preserve"> (</w:t>
      </w:r>
      <w:r w:rsidR="00A832EA" w:rsidRPr="00A832EA">
        <w:rPr>
          <w:lang w:val="es-ES"/>
        </w:rPr>
        <w:t>características morfológicas)</w:t>
      </w:r>
    </w:p>
    <w:p w14:paraId="03709A16" w14:textId="07FDBBA3" w:rsidR="0061723C" w:rsidRDefault="0061723C" w:rsidP="00830CB6">
      <w:pPr>
        <w:rPr>
          <w:lang w:val="es-ES"/>
        </w:rPr>
      </w:pPr>
      <w:r w:rsidRPr="00CD3428">
        <w:rPr>
          <w:b/>
          <w:bCs/>
          <w:lang w:val="es-ES"/>
        </w:rPr>
        <w:t>características morfológicas</w:t>
      </w:r>
      <w:r>
        <w:rPr>
          <w:lang w:val="es-ES"/>
        </w:rPr>
        <w:t>: la información gramatical de los distintos morfemas de un análisis (+N, +Masc, +pl)</w:t>
      </w:r>
    </w:p>
    <w:p w14:paraId="7FB6ADCC" w14:textId="77777777" w:rsidR="00135423" w:rsidRDefault="00135423" w:rsidP="00830CB6">
      <w:pPr>
        <w:rPr>
          <w:lang w:val="es-ES"/>
        </w:rPr>
      </w:pPr>
    </w:p>
    <w:p w14:paraId="6052852C" w14:textId="060D391E" w:rsidR="00286F0F" w:rsidRDefault="00286F0F" w:rsidP="00830CB6">
      <w:pPr>
        <w:rPr>
          <w:lang w:val="es-ES"/>
        </w:rPr>
      </w:pPr>
      <w:r>
        <w:rPr>
          <w:lang w:val="es-ES"/>
        </w:rPr>
        <w:t xml:space="preserve">El análisis morfológico necesita: </w:t>
      </w:r>
      <w:r w:rsidR="008544EC" w:rsidRPr="00135423">
        <w:rPr>
          <w:b/>
          <w:lang w:val="es-ES"/>
        </w:rPr>
        <w:t>reglas ortográficas</w:t>
      </w:r>
      <w:r w:rsidR="008544EC">
        <w:rPr>
          <w:lang w:val="es-ES"/>
        </w:rPr>
        <w:t xml:space="preserve"> </w:t>
      </w:r>
      <w:r w:rsidR="008544EC">
        <w:rPr>
          <w:b/>
          <w:lang w:val="es-ES"/>
        </w:rPr>
        <w:t xml:space="preserve">+ </w:t>
      </w:r>
      <w:r w:rsidRPr="00135423">
        <w:rPr>
          <w:b/>
          <w:lang w:val="es-ES"/>
        </w:rPr>
        <w:t>Hechos morfotácticos</w:t>
      </w:r>
      <w:r w:rsidR="008544EC">
        <w:rPr>
          <w:b/>
          <w:lang w:val="es-ES"/>
        </w:rPr>
        <w:t xml:space="preserve"> + </w:t>
      </w:r>
      <w:r w:rsidR="008544EC" w:rsidRPr="00135423">
        <w:rPr>
          <w:b/>
          <w:lang w:val="es-ES"/>
        </w:rPr>
        <w:t>Lexicón</w:t>
      </w:r>
    </w:p>
    <w:p w14:paraId="5AAB0023" w14:textId="00BF0885" w:rsidR="007E52FF" w:rsidRPr="007E52FF" w:rsidRDefault="007E52FF" w:rsidP="007E52FF">
      <w:pPr>
        <w:pStyle w:val="Heading2"/>
        <w:rPr>
          <w:u w:val="single"/>
          <w:lang w:val="es-ES"/>
        </w:rPr>
      </w:pPr>
      <w:r w:rsidRPr="007E52FF">
        <w:rPr>
          <w:u w:val="single"/>
          <w:lang w:val="es-ES"/>
        </w:rPr>
        <w:t>Como se utilizan autómatas finitos para el análisis morfológico?</w:t>
      </w:r>
    </w:p>
    <w:p w14:paraId="572D11E5" w14:textId="761270FB" w:rsidR="007E52FF" w:rsidRDefault="007E52FF" w:rsidP="007E52FF">
      <w:pPr>
        <w:rPr>
          <w:lang w:val="es-ES"/>
        </w:rPr>
      </w:pPr>
      <w:r>
        <w:rPr>
          <w:lang w:val="es-ES"/>
        </w:rPr>
        <w:t>Los autómatas se pueden utilizan para detectar si una palabra sigue una estructura concreta y para aplicar cambios como hechos morfotácticos y reglas ortográficas.</w:t>
      </w:r>
    </w:p>
    <w:p w14:paraId="3C8542F9" w14:textId="6AD35E5D" w:rsidR="007E52FF" w:rsidRDefault="007E52FF" w:rsidP="007E52FF">
      <w:pPr>
        <w:rPr>
          <w:lang w:val="es-ES"/>
        </w:rPr>
      </w:pPr>
      <w:r>
        <w:rPr>
          <w:lang w:val="es-ES"/>
        </w:rPr>
        <w:t>Además</w:t>
      </w:r>
      <w:r w:rsidR="003D1680">
        <w:rPr>
          <w:lang w:val="es-ES"/>
        </w:rPr>
        <w:t>,</w:t>
      </w:r>
      <w:r>
        <w:rPr>
          <w:lang w:val="es-ES"/>
        </w:rPr>
        <w:t xml:space="preserve"> se utiliza para hacer un análisis morfológico</w:t>
      </w:r>
      <w:r w:rsidR="003D1680">
        <w:rPr>
          <w:lang w:val="es-ES"/>
        </w:rPr>
        <w:t>, dado una palabra en su forma ‘</w:t>
      </w:r>
      <w:r w:rsidR="003D1680" w:rsidRPr="003D1680">
        <w:rPr>
          <w:b/>
          <w:lang w:val="es-ES"/>
        </w:rPr>
        <w:t>superficial’</w:t>
      </w:r>
      <w:r w:rsidR="003D1680">
        <w:rPr>
          <w:lang w:val="es-ES"/>
        </w:rPr>
        <w:t xml:space="preserve">, es capaz generar su forma </w:t>
      </w:r>
      <w:r w:rsidR="003D1680" w:rsidRPr="003D1680">
        <w:rPr>
          <w:b/>
          <w:lang w:val="es-ES"/>
        </w:rPr>
        <w:t>léxical</w:t>
      </w:r>
      <w:r w:rsidR="003D1680">
        <w:rPr>
          <w:lang w:val="es-ES"/>
        </w:rPr>
        <w:t>.</w:t>
      </w:r>
    </w:p>
    <w:p w14:paraId="644ACD9E" w14:textId="7EAD1F8B" w:rsidR="003D1680" w:rsidRDefault="003D1680" w:rsidP="007E52FF">
      <w:pPr>
        <w:rPr>
          <w:lang w:val="es-ES"/>
        </w:rPr>
      </w:pPr>
    </w:p>
    <w:p w14:paraId="6069E51D" w14:textId="6D5EFA9A" w:rsidR="003D1680" w:rsidRPr="005439CD" w:rsidRDefault="003D1680" w:rsidP="005439CD">
      <w:pPr>
        <w:rPr>
          <w:lang w:val="es-ES"/>
        </w:rPr>
      </w:pPr>
      <w:r>
        <w:rPr>
          <w:lang w:val="es-ES"/>
        </w:rPr>
        <w:t>Nivel superficie -&gt; nivel léxico</w:t>
      </w:r>
      <w:r w:rsidR="005439CD">
        <w:rPr>
          <w:lang w:val="es-ES"/>
        </w:rPr>
        <w:t xml:space="preserve"> (</w:t>
      </w:r>
      <w:r>
        <w:rPr>
          <w:lang w:val="es-ES"/>
        </w:rPr>
        <w:t>Vinos -&gt; vino +N +Masc +Pl</w:t>
      </w:r>
      <w:r w:rsidR="005439CD">
        <w:rPr>
          <w:lang w:val="es-ES"/>
        </w:rPr>
        <w:t>)</w:t>
      </w:r>
    </w:p>
    <w:p w14:paraId="276F5B68" w14:textId="36EBE102" w:rsidR="007E52FF" w:rsidRDefault="007E52FF" w:rsidP="007E52FF">
      <w:pPr>
        <w:rPr>
          <w:rFonts w:ascii="Calibri" w:hAnsi="Calibri" w:cs="Calibri"/>
          <w:sz w:val="22"/>
          <w:szCs w:val="22"/>
          <w:lang w:val="es-ES"/>
        </w:rPr>
      </w:pPr>
    </w:p>
    <w:p w14:paraId="1B8BCB5C" w14:textId="183C832C" w:rsidR="003D1680" w:rsidRPr="003D1680" w:rsidRDefault="003D1680" w:rsidP="003D1680">
      <w:pPr>
        <w:rPr>
          <w:rFonts w:ascii="Calibri" w:eastAsia="Times New Roman" w:hAnsi="Calibri" w:cs="Calibri"/>
          <w:sz w:val="22"/>
          <w:szCs w:val="22"/>
          <w:lang w:val="es-ES_tradnl" w:eastAsia="es-ES_tradnl"/>
        </w:rPr>
      </w:pPr>
      <w:r w:rsidRPr="003D1680">
        <w:rPr>
          <w:rFonts w:ascii="Calibri" w:eastAsia="Times New Roman" w:hAnsi="Calibri" w:cs="Calibri"/>
          <w:sz w:val="22"/>
          <w:szCs w:val="22"/>
          <w:lang w:val="es-ES_tradnl" w:eastAsia="es-ES_tradnl"/>
        </w:rPr>
        <w:t>En este autómata finito, los arcos tienen dos propiedades (arriba y abajo)</w:t>
      </w:r>
      <w:r w:rsidR="004B2714">
        <w:rPr>
          <w:rFonts w:ascii="Calibri" w:eastAsia="Times New Roman" w:hAnsi="Calibri" w:cs="Calibri"/>
          <w:sz w:val="22"/>
          <w:szCs w:val="22"/>
          <w:lang w:val="es-ES_tradnl" w:eastAsia="es-ES_tradnl"/>
        </w:rPr>
        <w:t xml:space="preserve"> (autómata con una cinta con dos símbolos)</w:t>
      </w:r>
    </w:p>
    <w:p w14:paraId="5D054D81" w14:textId="77777777" w:rsidR="003D1680" w:rsidRPr="003D1680" w:rsidRDefault="003D1680" w:rsidP="003D1680">
      <w:pPr>
        <w:numPr>
          <w:ilvl w:val="0"/>
          <w:numId w:val="6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es-ES_tradnl" w:eastAsia="es-ES_tradnl"/>
        </w:rPr>
      </w:pPr>
      <w:r w:rsidRPr="003D1680">
        <w:rPr>
          <w:rFonts w:ascii="Calibri" w:eastAsia="Times New Roman" w:hAnsi="Calibri" w:cs="Calibri"/>
          <w:sz w:val="22"/>
          <w:szCs w:val="22"/>
          <w:lang w:val="es-ES_tradnl" w:eastAsia="es-ES_tradnl"/>
        </w:rPr>
        <w:t>Arriba indica el símbolo que se genera en la salida</w:t>
      </w:r>
    </w:p>
    <w:p w14:paraId="2F7B39D6" w14:textId="77777777" w:rsidR="003D1680" w:rsidRPr="003D1680" w:rsidRDefault="003D1680" w:rsidP="003D1680">
      <w:pPr>
        <w:numPr>
          <w:ilvl w:val="0"/>
          <w:numId w:val="6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es-ES_tradnl" w:eastAsia="es-ES_tradnl"/>
        </w:rPr>
      </w:pPr>
      <w:r w:rsidRPr="003D1680">
        <w:rPr>
          <w:rFonts w:ascii="Calibri" w:eastAsia="Times New Roman" w:hAnsi="Calibri" w:cs="Calibri"/>
          <w:sz w:val="22"/>
          <w:szCs w:val="22"/>
          <w:lang w:val="es-ES_tradnl" w:eastAsia="es-ES_tradnl"/>
        </w:rPr>
        <w:t>Abajo indica que símbolo es necesario en la entrada</w:t>
      </w:r>
    </w:p>
    <w:p w14:paraId="256696C4" w14:textId="77777777" w:rsidR="003D1680" w:rsidRPr="003D1680" w:rsidRDefault="003D1680" w:rsidP="003D1680">
      <w:pPr>
        <w:rPr>
          <w:rFonts w:ascii="Calibri" w:eastAsia="Times New Roman" w:hAnsi="Calibri" w:cs="Calibri"/>
          <w:sz w:val="22"/>
          <w:szCs w:val="22"/>
          <w:lang w:val="es-ES_tradnl" w:eastAsia="es-ES_tradnl"/>
        </w:rPr>
      </w:pPr>
      <w:r w:rsidRPr="003D1680">
        <w:rPr>
          <w:rFonts w:ascii="Calibri" w:eastAsia="Times New Roman" w:hAnsi="Calibri" w:cs="Calibri"/>
          <w:sz w:val="22"/>
          <w:szCs w:val="22"/>
          <w:lang w:val="es-ES_tradnl" w:eastAsia="es-ES_tradnl"/>
        </w:rPr>
        <w:t> </w:t>
      </w:r>
    </w:p>
    <w:p w14:paraId="6BB2B6BD" w14:textId="77777777" w:rsidR="003D1680" w:rsidRPr="003D1680" w:rsidRDefault="003D1680" w:rsidP="003D1680">
      <w:pPr>
        <w:rPr>
          <w:rFonts w:ascii="Calibri" w:eastAsia="Times New Roman" w:hAnsi="Calibri" w:cs="Calibri"/>
          <w:sz w:val="22"/>
          <w:szCs w:val="22"/>
          <w:lang w:val="es-ES_tradnl" w:eastAsia="es-ES_tradnl"/>
        </w:rPr>
      </w:pPr>
      <w:r w:rsidRPr="003D1680">
        <w:rPr>
          <w:rFonts w:ascii="Calibri" w:eastAsia="Times New Roman" w:hAnsi="Calibri" w:cs="Calibri"/>
          <w:sz w:val="22"/>
          <w:szCs w:val="22"/>
          <w:lang w:val="es-ES_tradnl" w:eastAsia="es-ES_tradnl"/>
        </w:rPr>
        <w:t>Símbolos especiales</w:t>
      </w:r>
    </w:p>
    <w:p w14:paraId="4219732F" w14:textId="77777777" w:rsidR="003D1680" w:rsidRPr="003D1680" w:rsidRDefault="003D1680" w:rsidP="003D1680">
      <w:pPr>
        <w:rPr>
          <w:rFonts w:ascii="Calibri" w:eastAsia="Times New Roman" w:hAnsi="Calibri" w:cs="Calibri"/>
          <w:sz w:val="22"/>
          <w:szCs w:val="22"/>
          <w:lang w:val="es-ES" w:eastAsia="es-ES_tradnl"/>
        </w:rPr>
      </w:pPr>
      <w:r w:rsidRPr="003D1680">
        <w:rPr>
          <w:rFonts w:ascii="Cambria Math" w:eastAsia="Times New Roman" w:hAnsi="Cambria Math" w:cs="Calibri"/>
          <w:sz w:val="22"/>
          <w:szCs w:val="22"/>
          <w:lang w:val="es-ES" w:eastAsia="es-ES_tradnl"/>
        </w:rPr>
        <w:t>∈</w:t>
      </w:r>
      <w:r w:rsidRPr="003D1680">
        <w:rPr>
          <w:rFonts w:ascii="Calibri" w:eastAsia="Times New Roman" w:hAnsi="Calibri" w:cs="Calibri"/>
          <w:sz w:val="22"/>
          <w:szCs w:val="22"/>
          <w:lang w:val="es-ES" w:eastAsia="es-ES_tradnl"/>
        </w:rPr>
        <w:t xml:space="preserve"> ... vacío</w:t>
      </w:r>
    </w:p>
    <w:p w14:paraId="6564BC19" w14:textId="69B512F7" w:rsidR="003D1680" w:rsidRDefault="003D1680" w:rsidP="003D1680">
      <w:pPr>
        <w:rPr>
          <w:rFonts w:ascii="Calibri" w:eastAsia="Times New Roman" w:hAnsi="Calibri" w:cs="Calibri"/>
          <w:sz w:val="22"/>
          <w:szCs w:val="22"/>
          <w:lang w:val="es-ES" w:eastAsia="es-ES_tradnl"/>
        </w:rPr>
      </w:pPr>
      <w:r w:rsidRPr="003D1680">
        <w:rPr>
          <w:rFonts w:ascii="Calibri" w:eastAsia="Times New Roman" w:hAnsi="Calibri" w:cs="Calibri"/>
          <w:sz w:val="22"/>
          <w:szCs w:val="22"/>
          <w:lang w:val="es-ES" w:eastAsia="es-ES_tradnl"/>
        </w:rPr>
        <w:t># ... frontera entre palabras/espacio</w:t>
      </w:r>
    </w:p>
    <w:p w14:paraId="62A58670" w14:textId="14E537EB" w:rsidR="003D1680" w:rsidRDefault="003D1680" w:rsidP="003D1680">
      <w:pPr>
        <w:rPr>
          <w:rFonts w:ascii="Calibri" w:eastAsia="Times New Roman" w:hAnsi="Calibri" w:cs="Calibri"/>
          <w:sz w:val="22"/>
          <w:szCs w:val="22"/>
          <w:lang w:val="es-ES" w:eastAsia="es-ES_tradnl"/>
        </w:rPr>
      </w:pPr>
      <w:r>
        <w:rPr>
          <w:rFonts w:ascii="Calibri" w:eastAsia="Times New Roman" w:hAnsi="Calibri" w:cs="Calibri"/>
          <w:sz w:val="22"/>
          <w:szCs w:val="22"/>
          <w:lang w:val="es-ES" w:eastAsia="es-ES_tradnl"/>
        </w:rPr>
        <w:t>^ … frontera entre morfemas</w:t>
      </w:r>
    </w:p>
    <w:p w14:paraId="389EF535" w14:textId="4531CCFE" w:rsidR="003D1680" w:rsidRDefault="003D1680" w:rsidP="003D1680">
      <w:pPr>
        <w:rPr>
          <w:rFonts w:ascii="Calibri" w:eastAsia="Times New Roman" w:hAnsi="Calibri" w:cs="Calibri"/>
          <w:sz w:val="22"/>
          <w:szCs w:val="22"/>
          <w:lang w:val="es-ES" w:eastAsia="es-ES_tradnl"/>
        </w:rPr>
      </w:pPr>
    </w:p>
    <w:p w14:paraId="1C4C7155" w14:textId="1F9F9350" w:rsidR="00135423" w:rsidRPr="005439CD" w:rsidRDefault="003D1680" w:rsidP="005439CD">
      <w:pPr>
        <w:pStyle w:val="ListParagraph"/>
        <w:numPr>
          <w:ilvl w:val="0"/>
          <w:numId w:val="6"/>
        </w:numPr>
        <w:rPr>
          <w:rFonts w:ascii="Calibri" w:eastAsia="Times New Roman" w:hAnsi="Calibri" w:cs="Calibri"/>
          <w:sz w:val="22"/>
          <w:szCs w:val="22"/>
          <w:lang w:val="es-ES" w:eastAsia="es-ES_tradnl"/>
        </w:rPr>
      </w:pPr>
      <w:r w:rsidRPr="005439CD">
        <w:rPr>
          <w:rFonts w:ascii="Calibri" w:eastAsia="Times New Roman" w:hAnsi="Calibri" w:cs="Calibri"/>
          <w:sz w:val="22"/>
          <w:szCs w:val="22"/>
          <w:lang w:val="es-ES" w:eastAsia="es-ES_tradnl"/>
        </w:rPr>
        <w:t xml:space="preserve">Para ser capaz de aplicar reglas ortográficas (de cuales hay muchas) se separa el </w:t>
      </w:r>
      <w:r w:rsidR="00135423" w:rsidRPr="005439CD">
        <w:rPr>
          <w:rFonts w:ascii="Calibri" w:eastAsia="Times New Roman" w:hAnsi="Calibri" w:cs="Calibri"/>
          <w:sz w:val="22"/>
          <w:szCs w:val="22"/>
          <w:lang w:val="es-ES" w:eastAsia="es-ES_tradnl"/>
        </w:rPr>
        <w:t>análisis</w:t>
      </w:r>
      <w:r w:rsidRPr="005439CD">
        <w:rPr>
          <w:rFonts w:ascii="Calibri" w:eastAsia="Times New Roman" w:hAnsi="Calibri" w:cs="Calibri"/>
          <w:sz w:val="22"/>
          <w:szCs w:val="22"/>
          <w:lang w:val="es-ES" w:eastAsia="es-ES_tradnl"/>
        </w:rPr>
        <w:t xml:space="preserve"> morfológico en dos pasos:</w:t>
      </w:r>
    </w:p>
    <w:p w14:paraId="1223D329" w14:textId="29674E77" w:rsidR="003D1680" w:rsidRDefault="00135423" w:rsidP="005439CD">
      <w:pPr>
        <w:pStyle w:val="ListParagraph"/>
        <w:numPr>
          <w:ilvl w:val="0"/>
          <w:numId w:val="6"/>
        </w:numPr>
        <w:rPr>
          <w:rFonts w:ascii="Calibri" w:eastAsia="Times New Roman" w:hAnsi="Calibri" w:cs="Calibri"/>
          <w:sz w:val="22"/>
          <w:szCs w:val="22"/>
          <w:lang w:val="es-US" w:eastAsia="es-ES_tradnl"/>
        </w:rPr>
      </w:pPr>
      <w:r w:rsidRPr="005439CD">
        <w:rPr>
          <w:rFonts w:ascii="Calibri" w:eastAsia="Times New Roman" w:hAnsi="Calibri" w:cs="Calibri"/>
          <w:sz w:val="22"/>
          <w:szCs w:val="22"/>
          <w:lang w:val="es-US" w:eastAsia="es-ES_tradnl"/>
        </w:rPr>
        <w:t>Aplicandolas revez, se generan los palabras en function de su forma lexical</w:t>
      </w:r>
      <w:r w:rsidR="004B2714" w:rsidRPr="005439CD">
        <w:rPr>
          <w:rFonts w:ascii="Calibri" w:eastAsia="Times New Roman" w:hAnsi="Calibri" w:cs="Calibri"/>
          <w:sz w:val="22"/>
          <w:szCs w:val="22"/>
          <w:lang w:val="es-US" w:eastAsia="es-ES_tradnl"/>
        </w:rPr>
        <w:t>.</w:t>
      </w:r>
    </w:p>
    <w:p w14:paraId="2D7C0508" w14:textId="42D8621E" w:rsidR="008072E0" w:rsidRPr="00222852" w:rsidRDefault="00146770" w:rsidP="008072E0">
      <w:pPr>
        <w:pStyle w:val="ListParagraph"/>
        <w:numPr>
          <w:ilvl w:val="0"/>
          <w:numId w:val="6"/>
        </w:numPr>
        <w:rPr>
          <w:sz w:val="22"/>
          <w:szCs w:val="22"/>
          <w:lang w:val="es-US"/>
        </w:rPr>
      </w:pPr>
      <w:r w:rsidRPr="00F83A8E">
        <w:rPr>
          <w:noProof/>
          <w:sz w:val="22"/>
          <w:szCs w:val="22"/>
          <w:lang w:val="es-ES"/>
        </w:rPr>
        <w:drawing>
          <wp:anchor distT="0" distB="0" distL="114300" distR="114300" simplePos="0" relativeHeight="251658245" behindDoc="1" locked="0" layoutInCell="1" allowOverlap="1" wp14:anchorId="49A07FF6" wp14:editId="716AAC77">
            <wp:simplePos x="0" y="0"/>
            <wp:positionH relativeFrom="column">
              <wp:posOffset>-39370</wp:posOffset>
            </wp:positionH>
            <wp:positionV relativeFrom="paragraph">
              <wp:posOffset>161056</wp:posOffset>
            </wp:positionV>
            <wp:extent cx="5342890" cy="2868930"/>
            <wp:effectExtent l="0" t="0" r="3810" b="1270"/>
            <wp:wrapNone/>
            <wp:docPr id="15" name="Imagen 15" descr="2567 &#10;other &#10;other &#10;z,s,x &#10;z,s,x &#10;z,s,x &#10;qi &#10;#,othe &#10;other &#10;Lexical &#10;lex &#10;Intermediate &#10;e-insert &#10;Surfac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567 &#10;other &#10;other &#10;z,s,x &#10;z,s,x &#10;z,s,x &#10;qi &#10;#,othe &#10;other &#10;Lexical &#10;lex &#10;Intermediate &#10;e-insert &#10;Surface 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890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72E0" w:rsidRPr="00F83A8E">
        <w:rPr>
          <w:sz w:val="22"/>
          <w:szCs w:val="22"/>
          <w:lang w:val="es-ES"/>
        </w:rPr>
        <w:t>L</w:t>
      </w:r>
      <w:r w:rsidR="008072E0" w:rsidRPr="00222852">
        <w:rPr>
          <w:sz w:val="22"/>
          <w:szCs w:val="22"/>
          <w:lang w:val="es-US"/>
        </w:rPr>
        <w:t xml:space="preserve">os TSF </w:t>
      </w:r>
      <w:r w:rsidR="00222852" w:rsidRPr="00222852">
        <w:rPr>
          <w:sz w:val="22"/>
          <w:szCs w:val="22"/>
          <w:lang w:val="es-US"/>
        </w:rPr>
        <w:t>(Transductores de estado finit</w:t>
      </w:r>
      <w:r w:rsidR="00222852">
        <w:rPr>
          <w:sz w:val="22"/>
          <w:szCs w:val="22"/>
          <w:lang w:val="es-US"/>
        </w:rPr>
        <w:t>o</w:t>
      </w:r>
      <w:r w:rsidR="00222852" w:rsidRPr="00222852">
        <w:rPr>
          <w:sz w:val="22"/>
          <w:szCs w:val="22"/>
          <w:lang w:val="es-US"/>
        </w:rPr>
        <w:t xml:space="preserve">) </w:t>
      </w:r>
      <w:r w:rsidR="008072E0" w:rsidRPr="00222852">
        <w:rPr>
          <w:sz w:val="22"/>
          <w:szCs w:val="22"/>
          <w:lang w:val="es-US"/>
        </w:rPr>
        <w:t>no pueden resolver ambigüedad (vino: bebida o venir)</w:t>
      </w:r>
    </w:p>
    <w:p w14:paraId="6EC8EEBF" w14:textId="77777777" w:rsidR="008072E0" w:rsidRPr="005439CD" w:rsidRDefault="008072E0" w:rsidP="008072E0">
      <w:pPr>
        <w:pStyle w:val="ListParagraph"/>
        <w:rPr>
          <w:rFonts w:ascii="Calibri" w:eastAsia="Times New Roman" w:hAnsi="Calibri" w:cs="Calibri"/>
          <w:sz w:val="22"/>
          <w:szCs w:val="22"/>
          <w:lang w:val="es-US" w:eastAsia="es-ES_tradnl"/>
        </w:rPr>
      </w:pPr>
    </w:p>
    <w:p w14:paraId="557B1ADD" w14:textId="7F38CC70" w:rsidR="005439CD" w:rsidRDefault="005439CD">
      <w:pPr>
        <w:rPr>
          <w:rFonts w:asciiTheme="majorHAnsi" w:eastAsia="Times New Roman" w:hAnsiTheme="majorHAnsi" w:cstheme="majorBidi"/>
          <w:color w:val="2F5496" w:themeColor="accent1" w:themeShade="BF"/>
          <w:sz w:val="32"/>
          <w:szCs w:val="32"/>
          <w:lang w:val="es-ES" w:eastAsia="es-ES_tradnl"/>
        </w:rPr>
      </w:pPr>
      <w:r>
        <w:rPr>
          <w:rFonts w:ascii="Calibri" w:hAnsi="Calibri" w:cs="Calibri"/>
          <w:sz w:val="22"/>
          <w:szCs w:val="22"/>
          <w:lang w:val="es-ES"/>
        </w:rPr>
        <w:fldChar w:fldCharType="begin"/>
      </w:r>
      <w:r>
        <w:rPr>
          <w:rFonts w:ascii="Calibri" w:hAnsi="Calibri" w:cs="Calibri"/>
          <w:sz w:val="22"/>
          <w:szCs w:val="22"/>
          <w:lang w:val="es-ES"/>
        </w:rPr>
        <w:instrText xml:space="preserve"> INCLUDEPICTURE "/var/folders/7d/dp15r6zd5yd0mw8wsbjgf3vc0000gs/T/com.microsoft.Word/WebArchiveCopyPasteTempFiles/cidA649A82C-45F3-FC48-8880-58C9DDCCA736.png" \* MERGEFORMATINET </w:instrText>
      </w:r>
      <w:r>
        <w:rPr>
          <w:rFonts w:ascii="Calibri" w:hAnsi="Calibri" w:cs="Calibri"/>
          <w:sz w:val="22"/>
          <w:szCs w:val="22"/>
          <w:lang w:val="es-ES"/>
        </w:rPr>
        <w:fldChar w:fldCharType="end"/>
      </w:r>
      <w:r>
        <w:rPr>
          <w:rFonts w:eastAsia="Times New Roman"/>
          <w:lang w:val="es-ES" w:eastAsia="es-ES_tradnl"/>
        </w:rPr>
        <w:br w:type="page"/>
      </w:r>
    </w:p>
    <w:p w14:paraId="280C3455" w14:textId="6FC0E0C0" w:rsidR="00151D82" w:rsidRDefault="009D3EAD" w:rsidP="009D3EAD">
      <w:pPr>
        <w:pStyle w:val="Heading1"/>
        <w:numPr>
          <w:ilvl w:val="0"/>
          <w:numId w:val="4"/>
        </w:numPr>
        <w:rPr>
          <w:rFonts w:eastAsia="Times New Roman"/>
          <w:lang w:val="es-ES" w:eastAsia="es-ES_tradnl"/>
        </w:rPr>
      </w:pPr>
      <w:r w:rsidRPr="009D3EAD">
        <w:rPr>
          <w:rFonts w:eastAsia="Times New Roman"/>
          <w:lang w:val="es-ES" w:eastAsia="es-ES_tradnl"/>
        </w:rPr>
        <w:lastRenderedPageBreak/>
        <w:t>ETIQUETADO MORFOSINTÁCTICO</w:t>
      </w:r>
    </w:p>
    <w:p w14:paraId="133295C6" w14:textId="77777777" w:rsidR="00623723" w:rsidRDefault="00623723" w:rsidP="00623C87">
      <w:pPr>
        <w:rPr>
          <w:lang w:val="es-ES" w:eastAsia="es-ES_tradnl"/>
        </w:rPr>
      </w:pPr>
    </w:p>
    <w:p w14:paraId="07410DBC" w14:textId="52D01140" w:rsidR="00623C87" w:rsidRDefault="00623C87" w:rsidP="00623C87">
      <w:pPr>
        <w:rPr>
          <w:lang w:val="es-ES" w:eastAsia="es-ES_tradnl"/>
        </w:rPr>
      </w:pPr>
      <w:r>
        <w:rPr>
          <w:lang w:val="es-ES" w:eastAsia="es-ES_tradnl"/>
        </w:rPr>
        <w:t>Morfosintaxis = Morfología + Sintaxis</w:t>
      </w:r>
    </w:p>
    <w:p w14:paraId="5C57DEC2" w14:textId="3209A5F3" w:rsidR="00623C87" w:rsidRDefault="00623C87" w:rsidP="00623C87">
      <w:pPr>
        <w:rPr>
          <w:lang w:val="es-ES" w:eastAsia="es-ES_tradnl"/>
        </w:rPr>
      </w:pPr>
    </w:p>
    <w:p w14:paraId="37301D37" w14:textId="6913BFDB" w:rsidR="00623C87" w:rsidRDefault="006234E0" w:rsidP="00623C87">
      <w:pPr>
        <w:rPr>
          <w:lang w:val="es-ES" w:eastAsia="es-ES_tradnl"/>
        </w:rPr>
      </w:pPr>
      <w:r>
        <w:rPr>
          <w:lang w:val="es-ES" w:eastAsia="es-ES_tradnl"/>
        </w:rPr>
        <w:t xml:space="preserve">La M. sirve para identificar los diferentes </w:t>
      </w:r>
      <w:r w:rsidR="007244F4">
        <w:rPr>
          <w:lang w:val="es-ES" w:eastAsia="es-ES_tradnl"/>
        </w:rPr>
        <w:t>partes de una oración (part-of-speech: POS tagging)</w:t>
      </w:r>
    </w:p>
    <w:p w14:paraId="35B41405" w14:textId="5870C707" w:rsidR="007244F4" w:rsidRDefault="007244F4" w:rsidP="00623C87">
      <w:pPr>
        <w:rPr>
          <w:lang w:val="es-ES" w:eastAsia="es-ES_tradnl"/>
        </w:rPr>
      </w:pPr>
    </w:p>
    <w:p w14:paraId="79902EC2" w14:textId="15C68F11" w:rsidR="007244F4" w:rsidRDefault="00B97E48" w:rsidP="00623C87">
      <w:pPr>
        <w:rPr>
          <w:lang w:val="es-ES" w:eastAsia="es-ES_tradnl"/>
        </w:rPr>
      </w:pPr>
      <w:r>
        <w:rPr>
          <w:lang w:val="es-ES" w:eastAsia="es-ES_tradnl"/>
        </w:rPr>
        <w:t>Categorías morfosintácticas</w:t>
      </w:r>
      <w:r w:rsidR="00001885">
        <w:rPr>
          <w:lang w:val="es-ES" w:eastAsia="es-ES_tradnl"/>
        </w:rPr>
        <w:t xml:space="preserve"> son: Substantivo, Determinante, Adjetivo, Pronombre, Verbo, Adverbio, Proposición, Conjunción, Interjección, …</w:t>
      </w:r>
    </w:p>
    <w:p w14:paraId="49921C13" w14:textId="054BE15F" w:rsidR="00001885" w:rsidRDefault="00001885" w:rsidP="00623C87">
      <w:pPr>
        <w:rPr>
          <w:lang w:val="es-ES" w:eastAsia="es-ES_tradnl"/>
        </w:rPr>
      </w:pPr>
    </w:p>
    <w:p w14:paraId="4B11A32C" w14:textId="72175D36" w:rsidR="00001885" w:rsidRDefault="004A1456" w:rsidP="00623C87">
      <w:pPr>
        <w:rPr>
          <w:lang w:val="es-ES" w:eastAsia="es-ES_tradnl"/>
        </w:rPr>
      </w:pPr>
      <w:r>
        <w:rPr>
          <w:lang w:val="es-ES" w:eastAsia="es-ES_tradnl"/>
        </w:rPr>
        <w:t xml:space="preserve">Hay algunos </w:t>
      </w:r>
      <w:r w:rsidR="00B97E48">
        <w:rPr>
          <w:lang w:val="es-ES" w:eastAsia="es-ES_tradnl"/>
        </w:rPr>
        <w:t>estándares</w:t>
      </w:r>
      <w:r>
        <w:rPr>
          <w:lang w:val="es-ES" w:eastAsia="es-ES_tradnl"/>
        </w:rPr>
        <w:t xml:space="preserve"> </w:t>
      </w:r>
      <w:r w:rsidR="00B97E48">
        <w:rPr>
          <w:lang w:val="es-ES" w:eastAsia="es-ES_tradnl"/>
        </w:rPr>
        <w:t>de</w:t>
      </w:r>
      <w:r>
        <w:rPr>
          <w:lang w:val="es-ES" w:eastAsia="es-ES_tradnl"/>
        </w:rPr>
        <w:t xml:space="preserve"> tags (</w:t>
      </w:r>
      <w:r w:rsidR="004A5BE9">
        <w:rPr>
          <w:lang w:val="es-ES" w:eastAsia="es-ES_tradnl"/>
        </w:rPr>
        <w:t xml:space="preserve">Treebank, </w:t>
      </w:r>
      <w:r w:rsidR="00B97E48">
        <w:rPr>
          <w:lang w:val="es-ES" w:eastAsia="es-ES_tradnl"/>
        </w:rPr>
        <w:t>EAGLES, …).</w:t>
      </w:r>
    </w:p>
    <w:p w14:paraId="055FC300" w14:textId="45C89D82" w:rsidR="00B97E48" w:rsidRDefault="00B97E48" w:rsidP="00623C87">
      <w:pPr>
        <w:rPr>
          <w:lang w:val="es-ES" w:eastAsia="es-ES_tradnl"/>
        </w:rPr>
      </w:pPr>
    </w:p>
    <w:p w14:paraId="3C4F5B25" w14:textId="098F6193" w:rsidR="00B97E48" w:rsidRDefault="00462E1A" w:rsidP="00462E1A">
      <w:pPr>
        <w:pStyle w:val="Heading2"/>
        <w:rPr>
          <w:lang w:val="es-ES" w:eastAsia="es-ES_tradnl"/>
        </w:rPr>
      </w:pPr>
      <w:r>
        <w:rPr>
          <w:lang w:val="es-ES" w:eastAsia="es-ES_tradnl"/>
        </w:rPr>
        <w:t>Como se hace el POS tagging?</w:t>
      </w:r>
    </w:p>
    <w:p w14:paraId="5C9EE7EB" w14:textId="72913533" w:rsidR="00462E1A" w:rsidRDefault="00DE5C15" w:rsidP="00462E1A">
      <w:pPr>
        <w:rPr>
          <w:lang w:val="es-ES" w:eastAsia="es-ES_tradnl"/>
        </w:rPr>
      </w:pPr>
      <w:r>
        <w:rPr>
          <w:lang w:val="es-ES" w:eastAsia="es-ES_tradnl"/>
        </w:rPr>
        <w:t>Un</w:t>
      </w:r>
      <w:r w:rsidR="00462E1A">
        <w:rPr>
          <w:lang w:val="es-ES" w:eastAsia="es-ES_tradnl"/>
        </w:rPr>
        <w:t xml:space="preserve"> HMM</w:t>
      </w:r>
      <w:r>
        <w:rPr>
          <w:lang w:val="es-ES" w:eastAsia="es-ES_tradnl"/>
        </w:rPr>
        <w:t xml:space="preserve"> se entrena utilizando un corpus de frases</w:t>
      </w:r>
      <w:r w:rsidR="00462E1A">
        <w:rPr>
          <w:lang w:val="es-ES" w:eastAsia="es-ES_tradnl"/>
        </w:rPr>
        <w:t>, calculan</w:t>
      </w:r>
      <w:r>
        <w:rPr>
          <w:lang w:val="es-ES" w:eastAsia="es-ES_tradnl"/>
        </w:rPr>
        <w:t>do</w:t>
      </w:r>
    </w:p>
    <w:p w14:paraId="7CE41C44" w14:textId="7948E1F7" w:rsidR="00462E1A" w:rsidRDefault="00462E1A" w:rsidP="00462E1A">
      <w:pPr>
        <w:pStyle w:val="ListParagraph"/>
        <w:numPr>
          <w:ilvl w:val="0"/>
          <w:numId w:val="6"/>
        </w:numPr>
        <w:rPr>
          <w:lang w:val="es-ES" w:eastAsia="es-ES_tradnl"/>
        </w:rPr>
      </w:pPr>
      <w:r>
        <w:rPr>
          <w:lang w:val="es-ES" w:eastAsia="es-ES_tradnl"/>
        </w:rPr>
        <w:t xml:space="preserve">Probabilidad de </w:t>
      </w:r>
      <w:r w:rsidRPr="004B0DD0">
        <w:rPr>
          <w:b/>
          <w:lang w:val="es-ES" w:eastAsia="es-ES_tradnl"/>
        </w:rPr>
        <w:t>transición</w:t>
      </w:r>
      <w:r>
        <w:rPr>
          <w:lang w:val="es-ES" w:eastAsia="es-ES_tradnl"/>
        </w:rPr>
        <w:t>: la probabilidad de un tag sigue otro, p(T</w:t>
      </w:r>
      <w:r>
        <w:rPr>
          <w:vertAlign w:val="subscript"/>
          <w:lang w:val="es-ES" w:eastAsia="es-ES_tradnl"/>
        </w:rPr>
        <w:t>2</w:t>
      </w:r>
      <w:r>
        <w:rPr>
          <w:lang w:val="es-ES" w:eastAsia="es-ES_tradnl"/>
        </w:rPr>
        <w:t xml:space="preserve"> | T</w:t>
      </w:r>
      <w:r>
        <w:rPr>
          <w:vertAlign w:val="subscript"/>
          <w:lang w:val="es-ES" w:eastAsia="es-ES_tradnl"/>
        </w:rPr>
        <w:t>1</w:t>
      </w:r>
      <w:r>
        <w:rPr>
          <w:lang w:val="es-ES" w:eastAsia="es-ES_tradnl"/>
        </w:rPr>
        <w:t>)</w:t>
      </w:r>
    </w:p>
    <w:p w14:paraId="61BE873E" w14:textId="131325D9" w:rsidR="00462E1A" w:rsidRDefault="00462E1A" w:rsidP="00462E1A">
      <w:pPr>
        <w:pStyle w:val="ListParagraph"/>
        <w:numPr>
          <w:ilvl w:val="0"/>
          <w:numId w:val="6"/>
        </w:numPr>
        <w:rPr>
          <w:lang w:val="es-ES" w:eastAsia="es-ES_tradnl"/>
        </w:rPr>
      </w:pPr>
      <w:r>
        <w:rPr>
          <w:lang w:val="es-ES" w:eastAsia="es-ES_tradnl"/>
        </w:rPr>
        <w:t xml:space="preserve">Probabilidad de </w:t>
      </w:r>
      <w:r w:rsidRPr="004B0DD0">
        <w:rPr>
          <w:b/>
          <w:lang w:val="es-ES" w:eastAsia="es-ES_tradnl"/>
        </w:rPr>
        <w:t>emisión</w:t>
      </w:r>
      <w:r>
        <w:rPr>
          <w:lang w:val="es-ES" w:eastAsia="es-ES_tradnl"/>
        </w:rPr>
        <w:t xml:space="preserve">:  la pro, de </w:t>
      </w:r>
      <w:r w:rsidR="00875D13">
        <w:rPr>
          <w:lang w:val="es-ES" w:eastAsia="es-ES_tradnl"/>
        </w:rPr>
        <w:t>la aparición de una</w:t>
      </w:r>
      <w:r>
        <w:rPr>
          <w:lang w:val="es-ES" w:eastAsia="es-ES_tradnl"/>
        </w:rPr>
        <w:t xml:space="preserve"> palabra </w:t>
      </w:r>
      <w:r w:rsidR="004B0DD0">
        <w:rPr>
          <w:lang w:val="es-ES" w:eastAsia="es-ES_tradnl"/>
        </w:rPr>
        <w:t>data un tag. p(‘eat’ | T</w:t>
      </w:r>
      <w:r w:rsidR="004B0DD0" w:rsidRPr="004B0DD0">
        <w:rPr>
          <w:vertAlign w:val="subscript"/>
          <w:lang w:val="es-ES" w:eastAsia="es-ES_tradnl"/>
        </w:rPr>
        <w:t>1</w:t>
      </w:r>
      <w:r w:rsidR="004B0DD0">
        <w:rPr>
          <w:lang w:val="es-ES" w:eastAsia="es-ES_tradnl"/>
        </w:rPr>
        <w:t>)</w:t>
      </w:r>
    </w:p>
    <w:p w14:paraId="609FA14A" w14:textId="43615911" w:rsidR="004B0DD0" w:rsidRDefault="004B0DD0" w:rsidP="004B0DD0">
      <w:pPr>
        <w:rPr>
          <w:lang w:val="es-ES" w:eastAsia="es-ES_tradnl"/>
        </w:rPr>
      </w:pPr>
    </w:p>
    <w:p w14:paraId="08A2B95F" w14:textId="08E53729" w:rsidR="004B0DD0" w:rsidRDefault="004B0DD0" w:rsidP="004B0DD0">
      <w:pPr>
        <w:rPr>
          <w:lang w:val="es-ES" w:eastAsia="es-ES_tradnl"/>
        </w:rPr>
      </w:pPr>
      <w:r>
        <w:rPr>
          <w:lang w:val="es-ES" w:eastAsia="es-ES_tradnl"/>
        </w:rPr>
        <w:t>Con es</w:t>
      </w:r>
      <w:r w:rsidR="00DE5C15">
        <w:rPr>
          <w:lang w:val="es-ES" w:eastAsia="es-ES_tradnl"/>
        </w:rPr>
        <w:t xml:space="preserve">te modelo </w:t>
      </w:r>
      <w:r>
        <w:rPr>
          <w:lang w:val="es-ES" w:eastAsia="es-ES_tradnl"/>
        </w:rPr>
        <w:t xml:space="preserve">se pueden encontrar </w:t>
      </w:r>
      <w:r w:rsidR="006A1FF7">
        <w:rPr>
          <w:lang w:val="es-ES" w:eastAsia="es-ES_tradnl"/>
        </w:rPr>
        <w:t>los</w:t>
      </w:r>
      <w:r>
        <w:rPr>
          <w:lang w:val="es-ES" w:eastAsia="es-ES_tradnl"/>
        </w:rPr>
        <w:t xml:space="preserve"> tags que son las más probables para l</w:t>
      </w:r>
      <w:r w:rsidR="006A1FF7">
        <w:rPr>
          <w:lang w:val="es-ES" w:eastAsia="es-ES_tradnl"/>
        </w:rPr>
        <w:t>a</w:t>
      </w:r>
      <w:r>
        <w:rPr>
          <w:lang w:val="es-ES" w:eastAsia="es-ES_tradnl"/>
        </w:rPr>
        <w:t>s palabras de una oración.</w:t>
      </w:r>
    </w:p>
    <w:p w14:paraId="5C81DC96" w14:textId="5E5CDC43" w:rsidR="00DE5C15" w:rsidRDefault="00476CE6" w:rsidP="004B0DD0">
      <w:pPr>
        <w:rPr>
          <w:lang w:val="es-ES" w:eastAsia="es-ES_tradnl"/>
        </w:rPr>
      </w:pPr>
      <w:r>
        <w:rPr>
          <w:lang w:val="es-ES" w:eastAsia="es-ES_tradnl"/>
        </w:rPr>
        <w:t>Es capaz de resolver ambigüedad basado en las probabilidades de secuencias de tags.</w:t>
      </w:r>
    </w:p>
    <w:p w14:paraId="49305B7B" w14:textId="77777777" w:rsidR="00476CE6" w:rsidRDefault="00476CE6" w:rsidP="004B0DD0">
      <w:pPr>
        <w:rPr>
          <w:lang w:val="es-ES" w:eastAsia="es-ES_tradnl"/>
        </w:rPr>
      </w:pPr>
    </w:p>
    <w:p w14:paraId="5B868604" w14:textId="3FD44393" w:rsidR="00DE5C15" w:rsidRDefault="00DE5C15" w:rsidP="00DE5C15">
      <w:pPr>
        <w:pStyle w:val="Heading2"/>
        <w:rPr>
          <w:lang w:val="es-ES" w:eastAsia="es-ES_tradnl"/>
        </w:rPr>
      </w:pPr>
      <w:r>
        <w:rPr>
          <w:lang w:val="es-ES" w:eastAsia="es-ES_tradnl"/>
        </w:rPr>
        <w:t>Que es el algoritmo viterbi?</w:t>
      </w:r>
    </w:p>
    <w:p w14:paraId="4D3122E3" w14:textId="54070FCC" w:rsidR="00DE5C15" w:rsidRDefault="00DE5C15" w:rsidP="00DE5C15">
      <w:pPr>
        <w:rPr>
          <w:lang w:val="es-ES" w:eastAsia="es-ES_tradnl"/>
        </w:rPr>
      </w:pPr>
      <w:r>
        <w:rPr>
          <w:lang w:val="es-ES" w:eastAsia="es-ES_tradnl"/>
        </w:rPr>
        <w:t xml:space="preserve">Viterbi es una búsqueda por amplitud exhaustiva para encontrar los pos tags </w:t>
      </w:r>
      <w:r w:rsidR="00C3288D">
        <w:rPr>
          <w:lang w:val="es-ES" w:eastAsia="es-ES_tradnl"/>
        </w:rPr>
        <w:t xml:space="preserve">más probable de </w:t>
      </w:r>
      <w:r>
        <w:rPr>
          <w:lang w:val="es-ES" w:eastAsia="es-ES_tradnl"/>
        </w:rPr>
        <w:t>una oración.</w:t>
      </w:r>
    </w:p>
    <w:p w14:paraId="18E80BCA" w14:textId="191900B4" w:rsidR="003A3209" w:rsidRDefault="003A3209" w:rsidP="00DE5C15">
      <w:pPr>
        <w:rPr>
          <w:lang w:val="es-ES" w:eastAsia="es-ES_tradnl"/>
        </w:rPr>
      </w:pPr>
    </w:p>
    <w:p w14:paraId="7D61E170" w14:textId="0F497B80" w:rsidR="003A3209" w:rsidRPr="00316B7C" w:rsidRDefault="00127496" w:rsidP="003A3209">
      <w:pPr>
        <w:jc w:val="center"/>
        <w:rPr>
          <w:rFonts w:ascii="Calibri" w:eastAsiaTheme="minorEastAsia" w:hAnsi="Calibri" w:cs="Calibri"/>
          <w:sz w:val="22"/>
          <w:szCs w:val="22"/>
          <w:lang w:val="es-ES"/>
        </w:rPr>
      </w:pPr>
      <m:oMathPara>
        <m:oMath>
          <m:sSub>
            <m:sSubPr>
              <m:ctrlPr>
                <w:ins w:id="1" w:author="Pasieka,Manuel" w:date="2019-05-04T17:52:00Z">
                  <w:rPr>
                    <w:rFonts w:ascii="Cambria Math" w:hAnsi="Cambria Math" w:cs="Calibri"/>
                    <w:i/>
                    <w:sz w:val="22"/>
                    <w:szCs w:val="22"/>
                    <w:lang w:val="es-ES"/>
                  </w:rPr>
                </w:ins>
              </m:ctrlPr>
            </m:sSubPr>
            <m:e>
              <m:r>
                <w:rPr>
                  <w:rFonts w:ascii="Cambria Math" w:hAnsi="Cambria Math" w:cs="Calibri"/>
                  <w:sz w:val="22"/>
                  <w:szCs w:val="22"/>
                  <w:lang w:val="es-ES"/>
                </w:rPr>
                <m:t>V</m:t>
              </m:r>
            </m:e>
            <m:sub>
              <m:r>
                <w:rPr>
                  <w:rFonts w:ascii="Cambria Math" w:hAnsi="Cambria Math" w:cs="Calibri"/>
                  <w:sz w:val="22"/>
                  <w:szCs w:val="22"/>
                  <w:lang w:val="es-ES"/>
                </w:rPr>
                <m:t>i+1</m:t>
              </m:r>
            </m:sub>
          </m:sSub>
          <m:r>
            <w:rPr>
              <w:rFonts w:ascii="Cambria Math" w:hAnsi="Cambria Math" w:cs="Calibri"/>
              <w:sz w:val="22"/>
              <w:szCs w:val="22"/>
              <w:lang w:val="es-ES"/>
            </w:rPr>
            <m:t>=</m:t>
          </m:r>
          <m:sSub>
            <m:sSubPr>
              <m:ctrlPr>
                <w:ins w:id="2" w:author="Pasieka,Manuel" w:date="2019-05-04T17:53:00Z">
                  <w:rPr>
                    <w:rFonts w:ascii="Cambria Math" w:hAnsi="Cambria Math" w:cs="Calibri"/>
                    <w:i/>
                    <w:sz w:val="22"/>
                    <w:szCs w:val="22"/>
                    <w:lang w:val="es-ES"/>
                  </w:rPr>
                </w:ins>
              </m:ctrlPr>
            </m:sSubPr>
            <m:e>
              <m:r>
                <w:rPr>
                  <w:rFonts w:ascii="Cambria Math" w:hAnsi="Cambria Math" w:cs="Calibri"/>
                  <w:sz w:val="22"/>
                  <w:szCs w:val="22"/>
                  <w:lang w:val="es-ES"/>
                </w:rPr>
                <m:t>V</m:t>
              </m:r>
            </m:e>
            <m:sub>
              <m:r>
                <w:rPr>
                  <w:rFonts w:ascii="Cambria Math" w:hAnsi="Cambria Math" w:cs="Calibri"/>
                  <w:sz w:val="22"/>
                  <w:szCs w:val="22"/>
                  <w:lang w:val="es-ES"/>
                </w:rPr>
                <m:t>i</m:t>
              </m:r>
            </m:sub>
          </m:sSub>
          <m:r>
            <w:rPr>
              <w:rFonts w:ascii="Cambria Math" w:hAnsi="Cambria Math" w:cs="Calibri"/>
              <w:sz w:val="22"/>
              <w:szCs w:val="22"/>
              <w:lang w:val="es-ES"/>
            </w:rPr>
            <m:t>*</m:t>
          </m:r>
          <m:sSub>
            <m:sSubPr>
              <m:ctrlPr>
                <w:ins w:id="3" w:author="Pasieka,Manuel" w:date="2019-05-04T17:53:00Z">
                  <w:rPr>
                    <w:rFonts w:ascii="Cambria Math" w:hAnsi="Cambria Math" w:cs="Calibri"/>
                    <w:i/>
                    <w:sz w:val="22"/>
                    <w:szCs w:val="22"/>
                    <w:lang w:val="es-ES"/>
                  </w:rPr>
                </w:ins>
              </m:ctrlPr>
            </m:sSubPr>
            <m:e>
              <m:r>
                <w:rPr>
                  <w:rFonts w:ascii="Cambria Math" w:hAnsi="Cambria Math" w:cs="Calibri"/>
                  <w:sz w:val="22"/>
                  <w:szCs w:val="22"/>
                  <w:lang w:val="es-ES"/>
                </w:rPr>
                <m:t>p</m:t>
              </m:r>
            </m:e>
            <m:sub>
              <m:r>
                <w:rPr>
                  <w:rFonts w:ascii="Cambria Math" w:hAnsi="Cambria Math" w:cs="Calibri"/>
                  <w:sz w:val="22"/>
                  <w:szCs w:val="22"/>
                  <w:lang w:val="es-ES"/>
                </w:rPr>
                <m:t>transición</m:t>
              </m:r>
            </m:sub>
          </m:sSub>
          <m:r>
            <w:rPr>
              <w:rFonts w:ascii="Cambria Math" w:hAnsi="Cambria Math" w:cs="Calibri"/>
              <w:sz w:val="22"/>
              <w:szCs w:val="22"/>
              <w:lang w:val="es-ES"/>
            </w:rPr>
            <m:t>*</m:t>
          </m:r>
          <m:sSub>
            <m:sSubPr>
              <m:ctrlPr>
                <w:ins w:id="4" w:author="Pasieka,Manuel" w:date="2019-05-04T17:54:00Z">
                  <w:rPr>
                    <w:rFonts w:ascii="Cambria Math" w:hAnsi="Cambria Math" w:cs="Calibri"/>
                    <w:i/>
                    <w:sz w:val="22"/>
                    <w:szCs w:val="22"/>
                    <w:lang w:val="es-ES"/>
                  </w:rPr>
                </w:ins>
              </m:ctrlPr>
            </m:sSubPr>
            <m:e>
              <m:r>
                <w:rPr>
                  <w:rFonts w:ascii="Cambria Math" w:hAnsi="Cambria Math" w:cs="Calibri"/>
                  <w:sz w:val="22"/>
                  <w:szCs w:val="22"/>
                  <w:lang w:val="es-ES"/>
                </w:rPr>
                <m:t>p</m:t>
              </m:r>
            </m:e>
            <m:sub>
              <m:r>
                <w:rPr>
                  <w:rFonts w:ascii="Cambria Math" w:hAnsi="Cambria Math" w:cs="Calibri"/>
                  <w:sz w:val="22"/>
                  <w:szCs w:val="22"/>
                  <w:lang w:val="es-ES"/>
                </w:rPr>
                <m:t>emisión</m:t>
              </m:r>
            </m:sub>
          </m:sSub>
          <m:r>
            <w:rPr>
              <w:rFonts w:ascii="Cambria Math" w:eastAsiaTheme="minorEastAsia" w:hAnsi="Cambria Math" w:cs="Calibri"/>
              <w:sz w:val="22"/>
              <w:szCs w:val="22"/>
              <w:lang w:val="es-ES"/>
            </w:rPr>
            <m:t>(</m:t>
          </m:r>
          <m:sSub>
            <m:sSubPr>
              <m:ctrlPr>
                <w:ins w:id="5" w:author="Pasieka,Manuel" w:date="2019-05-04T17:54:00Z">
                  <w:rPr>
                    <w:rFonts w:ascii="Cambria Math" w:eastAsiaTheme="minorEastAsia" w:hAnsi="Cambria Math" w:cs="Calibri"/>
                    <w:i/>
                    <w:sz w:val="22"/>
                    <w:szCs w:val="22"/>
                    <w:lang w:val="es-ES"/>
                  </w:rPr>
                </w:ins>
              </m:ctrlPr>
            </m:sSubPr>
            <m:e>
              <m:r>
                <w:rPr>
                  <w:rFonts w:ascii="Cambria Math" w:eastAsiaTheme="minorEastAsia" w:hAnsi="Cambria Math" w:cs="Calibri"/>
                  <w:sz w:val="22"/>
                  <w:szCs w:val="22"/>
                  <w:lang w:val="es-ES"/>
                </w:rPr>
                <m:t>w</m:t>
              </m:r>
            </m:e>
            <m:sub>
              <m:r>
                <w:rPr>
                  <w:rFonts w:ascii="Cambria Math" w:eastAsiaTheme="minorEastAsia" w:hAnsi="Cambria Math" w:cs="Calibri"/>
                  <w:sz w:val="22"/>
                  <w:szCs w:val="22"/>
                  <w:lang w:val="es-ES"/>
                </w:rPr>
                <m:t>i+1</m:t>
              </m:r>
            </m:sub>
          </m:sSub>
          <m:r>
            <w:rPr>
              <w:rFonts w:ascii="Cambria Math" w:eastAsiaTheme="minorEastAsia" w:hAnsi="Cambria Math" w:cs="Calibri"/>
              <w:sz w:val="22"/>
              <w:szCs w:val="22"/>
              <w:lang w:val="es-ES"/>
            </w:rPr>
            <m:t>)</m:t>
          </m:r>
        </m:oMath>
      </m:oMathPara>
    </w:p>
    <w:p w14:paraId="1113A37C" w14:textId="3973988D" w:rsidR="00316B7C" w:rsidRDefault="00316B7C" w:rsidP="00316B7C">
      <w:pPr>
        <w:rPr>
          <w:rFonts w:ascii="Calibri" w:eastAsiaTheme="minorEastAsia" w:hAnsi="Calibri" w:cs="Calibri"/>
          <w:sz w:val="22"/>
          <w:szCs w:val="22"/>
          <w:lang w:val="es-ES"/>
        </w:rPr>
      </w:pPr>
    </w:p>
    <w:p w14:paraId="22B01E29" w14:textId="4E46B42F" w:rsidR="00316B7C" w:rsidRDefault="00316B7C" w:rsidP="00316B7C">
      <w:pPr>
        <w:rPr>
          <w:rFonts w:ascii="Calibri" w:eastAsiaTheme="minorEastAsia" w:hAnsi="Calibri" w:cs="Calibri"/>
          <w:sz w:val="22"/>
          <w:szCs w:val="22"/>
          <w:lang w:val="es-ES"/>
        </w:rPr>
      </w:pPr>
      <w:r>
        <w:rPr>
          <w:rFonts w:ascii="Calibri" w:eastAsiaTheme="minorEastAsia" w:hAnsi="Calibri" w:cs="Calibri"/>
          <w:sz w:val="22"/>
          <w:szCs w:val="22"/>
          <w:lang w:val="es-ES"/>
        </w:rPr>
        <w:t>Se elija el camino con la mayor probabilidad</w:t>
      </w:r>
      <w:r w:rsidR="001D3425">
        <w:rPr>
          <w:rFonts w:ascii="Calibri" w:eastAsiaTheme="minorEastAsia" w:hAnsi="Calibri" w:cs="Calibri"/>
          <w:sz w:val="22"/>
          <w:szCs w:val="22"/>
          <w:lang w:val="es-ES"/>
        </w:rPr>
        <w:t xml:space="preserve"> de start hasta end.</w:t>
      </w:r>
    </w:p>
    <w:p w14:paraId="097B4552" w14:textId="77777777" w:rsidR="001D3425" w:rsidRPr="00316B7C" w:rsidRDefault="001D3425" w:rsidP="00316B7C">
      <w:pPr>
        <w:rPr>
          <w:rFonts w:ascii="Calibri" w:hAnsi="Calibri" w:cs="Calibri"/>
          <w:caps/>
          <w:sz w:val="22"/>
          <w:szCs w:val="22"/>
          <w:lang w:val="es-ES"/>
        </w:rPr>
      </w:pPr>
    </w:p>
    <w:p w14:paraId="6F3CB555" w14:textId="591F10E3" w:rsidR="003A3209" w:rsidRDefault="003A3209" w:rsidP="003A3209">
      <w:pPr>
        <w:jc w:val="center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fldChar w:fldCharType="begin"/>
      </w:r>
      <w:r>
        <w:rPr>
          <w:rFonts w:ascii="Calibri" w:hAnsi="Calibri" w:cs="Calibri"/>
          <w:sz w:val="22"/>
          <w:szCs w:val="22"/>
          <w:lang w:val="es-ES"/>
        </w:rPr>
        <w:instrText xml:space="preserve"> INCLUDEPICTURE "/var/folders/7d/dp15r6zd5yd0mw8wsbjgf3vc0000gs/T/com.microsoft.Word/WebArchiveCopyPasteTempFiles/cidAF41A507-1158-6E4C-8888-C685BCC9FC53.png" \* MERGEFORMATINET </w:instrText>
      </w:r>
      <w:r>
        <w:rPr>
          <w:rFonts w:ascii="Calibri" w:hAnsi="Calibri" w:cs="Calibri"/>
          <w:sz w:val="22"/>
          <w:szCs w:val="22"/>
          <w:lang w:val="es-ES"/>
        </w:rPr>
        <w:fldChar w:fldCharType="separate"/>
      </w:r>
      <w:r>
        <w:rPr>
          <w:rFonts w:ascii="Calibri" w:hAnsi="Calibri" w:cs="Calibri"/>
          <w:noProof/>
          <w:sz w:val="22"/>
          <w:szCs w:val="22"/>
          <w:lang w:val="es-ES"/>
        </w:rPr>
        <w:drawing>
          <wp:inline distT="0" distB="0" distL="0" distR="0" wp14:anchorId="5994AA16" wp14:editId="566E2369">
            <wp:extent cx="3747247" cy="2920454"/>
            <wp:effectExtent l="0" t="0" r="0" b="635"/>
            <wp:docPr id="1" name="Imagen 1" descr="一 0000000 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一 0000000 ;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153" cy="2937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 w:val="22"/>
          <w:szCs w:val="22"/>
          <w:lang w:val="es-ES"/>
        </w:rPr>
        <w:fldChar w:fldCharType="end"/>
      </w:r>
    </w:p>
    <w:p w14:paraId="7DB9A084" w14:textId="0D958DF4" w:rsidR="001D3425" w:rsidRDefault="001D3425" w:rsidP="003A3209">
      <w:pPr>
        <w:jc w:val="center"/>
        <w:rPr>
          <w:rFonts w:ascii="Calibri" w:hAnsi="Calibri" w:cs="Calibri"/>
          <w:sz w:val="22"/>
          <w:szCs w:val="22"/>
          <w:lang w:val="es-ES"/>
        </w:rPr>
      </w:pPr>
    </w:p>
    <w:p w14:paraId="29F72CD7" w14:textId="77777777" w:rsidR="00D71BCE" w:rsidRDefault="00D71BC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s-ES" w:eastAsia="es-ES_tradnl"/>
        </w:rPr>
      </w:pPr>
      <w:r>
        <w:rPr>
          <w:lang w:val="es-ES" w:eastAsia="es-ES_tradnl"/>
        </w:rPr>
        <w:br w:type="page"/>
      </w:r>
    </w:p>
    <w:p w14:paraId="3D737C11" w14:textId="589A13D1" w:rsidR="001D3425" w:rsidRDefault="00916E9F" w:rsidP="00916E9F">
      <w:pPr>
        <w:pStyle w:val="Heading1"/>
        <w:numPr>
          <w:ilvl w:val="0"/>
          <w:numId w:val="4"/>
        </w:numPr>
        <w:rPr>
          <w:lang w:val="es-ES" w:eastAsia="es-ES_tradnl"/>
        </w:rPr>
      </w:pPr>
      <w:r w:rsidRPr="00916E9F">
        <w:rPr>
          <w:lang w:val="es-ES" w:eastAsia="es-ES_tradnl"/>
        </w:rPr>
        <w:lastRenderedPageBreak/>
        <w:t>GRAMÁTICAS PARA EL ANÁLISIS SINTÁCTICO</w:t>
      </w:r>
    </w:p>
    <w:p w14:paraId="71503ACF" w14:textId="77777777" w:rsidR="008E588A" w:rsidRDefault="008E588A" w:rsidP="008E588A">
      <w:pPr>
        <w:pStyle w:val="Heading2"/>
        <w:rPr>
          <w:lang w:val="es-ES" w:eastAsia="es-ES_tradnl"/>
        </w:rPr>
      </w:pPr>
    </w:p>
    <w:p w14:paraId="53AC2637" w14:textId="257087EE" w:rsidR="008E588A" w:rsidRDefault="008E588A" w:rsidP="008E588A">
      <w:pPr>
        <w:pStyle w:val="Heading2"/>
        <w:rPr>
          <w:lang w:val="es-ES" w:eastAsia="es-ES_tradnl"/>
        </w:rPr>
      </w:pPr>
      <w:r>
        <w:rPr>
          <w:lang w:val="es-ES" w:eastAsia="es-ES_tradnl"/>
        </w:rPr>
        <w:t>Que es el análisis sintáctico?</w:t>
      </w:r>
    </w:p>
    <w:p w14:paraId="051D8BCC" w14:textId="12B996CE" w:rsidR="00E1520A" w:rsidRPr="00506620" w:rsidRDefault="00E1520A" w:rsidP="00E1520A">
      <w:pPr>
        <w:rPr>
          <w:lang w:val="es-ES" w:eastAsia="es-ES_tradnl"/>
        </w:rPr>
      </w:pPr>
      <w:r>
        <w:rPr>
          <w:lang w:val="es-ES" w:eastAsia="es-ES_tradnl"/>
        </w:rPr>
        <w:t xml:space="preserve">Se asigna </w:t>
      </w:r>
      <w:r w:rsidR="00506620">
        <w:rPr>
          <w:lang w:val="es-ES" w:eastAsia="es-ES_tradnl"/>
        </w:rPr>
        <w:t xml:space="preserve">un </w:t>
      </w:r>
      <w:r w:rsidR="00506620" w:rsidRPr="00506620">
        <w:rPr>
          <w:b/>
          <w:lang w:val="es-ES" w:eastAsia="es-ES_tradnl"/>
        </w:rPr>
        <w:t>sintagma</w:t>
      </w:r>
      <w:r w:rsidR="00961429">
        <w:rPr>
          <w:lang w:val="es-ES" w:eastAsia="es-ES_tradnl"/>
        </w:rPr>
        <w:t xml:space="preserve"> a cada palabra de una oración, generando un </w:t>
      </w:r>
      <w:r w:rsidR="00961429" w:rsidRPr="00506620">
        <w:rPr>
          <w:b/>
          <w:lang w:val="es-ES" w:eastAsia="es-ES_tradnl"/>
        </w:rPr>
        <w:t xml:space="preserve">árbol </w:t>
      </w:r>
      <w:r w:rsidR="00506620" w:rsidRPr="00506620">
        <w:rPr>
          <w:b/>
          <w:lang w:val="es-ES" w:eastAsia="es-ES_tradnl"/>
        </w:rPr>
        <w:t>sintáctico</w:t>
      </w:r>
      <w:r w:rsidR="00506620">
        <w:rPr>
          <w:lang w:val="es-ES" w:eastAsia="es-ES_tradnl"/>
        </w:rPr>
        <w:t>.</w:t>
      </w:r>
    </w:p>
    <w:p w14:paraId="1EF29467" w14:textId="00E7D918" w:rsidR="008E588A" w:rsidRDefault="00E1520A" w:rsidP="00506620">
      <w:pPr>
        <w:jc w:val="center"/>
        <w:rPr>
          <w:lang w:val="es-ES" w:eastAsia="es-ES_tradnl"/>
        </w:rPr>
      </w:pPr>
      <w:r>
        <w:rPr>
          <w:noProof/>
          <w:lang w:val="es-ES" w:eastAsia="es-ES_tradnl"/>
        </w:rPr>
        <w:drawing>
          <wp:inline distT="0" distB="0" distL="0" distR="0" wp14:anchorId="5B7974C0" wp14:editId="121669DC">
            <wp:extent cx="2921000" cy="20828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2019-05-04 a la(s) 18.07.3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01BB9" w14:textId="47C9F4CD" w:rsidR="00506620" w:rsidRDefault="000520F9" w:rsidP="00506620">
      <w:pPr>
        <w:rPr>
          <w:b/>
          <w:lang w:val="es-ES" w:eastAsia="es-ES_tradnl"/>
        </w:rPr>
      </w:pPr>
      <w:r>
        <w:rPr>
          <w:lang w:val="es-ES" w:eastAsia="es-ES_tradnl"/>
        </w:rPr>
        <w:t>Utilizando</w:t>
      </w:r>
      <w:r w:rsidR="00210867">
        <w:rPr>
          <w:lang w:val="es-ES" w:eastAsia="es-ES_tradnl"/>
        </w:rPr>
        <w:t xml:space="preserve"> estos sintagmas se pueden definir una </w:t>
      </w:r>
      <w:r w:rsidR="00210867" w:rsidRPr="00210867">
        <w:rPr>
          <w:b/>
          <w:lang w:val="es-ES" w:eastAsia="es-ES_tradnl"/>
        </w:rPr>
        <w:t>gramática sintagmática</w:t>
      </w:r>
      <w:r w:rsidR="00210867">
        <w:rPr>
          <w:b/>
          <w:lang w:val="es-ES" w:eastAsia="es-ES_tradnl"/>
        </w:rPr>
        <w:t>.</w:t>
      </w:r>
    </w:p>
    <w:p w14:paraId="29C145F9" w14:textId="4970B374" w:rsidR="005D0D2E" w:rsidRDefault="005D0D2E" w:rsidP="005D0D2E">
      <w:pPr>
        <w:pStyle w:val="ListParagraph"/>
        <w:numPr>
          <w:ilvl w:val="0"/>
          <w:numId w:val="8"/>
        </w:numPr>
        <w:rPr>
          <w:lang w:val="es-ES" w:eastAsia="es-ES_tradnl"/>
        </w:rPr>
      </w:pPr>
      <w:r>
        <w:rPr>
          <w:lang w:val="es-ES" w:eastAsia="es-ES_tradnl"/>
        </w:rPr>
        <w:t>Vocabulario Terminal: T</w:t>
      </w:r>
    </w:p>
    <w:p w14:paraId="6C81A9F3" w14:textId="6227AD04" w:rsidR="005D0D2E" w:rsidRDefault="005D0D2E" w:rsidP="005D0D2E">
      <w:pPr>
        <w:pStyle w:val="ListParagraph"/>
        <w:numPr>
          <w:ilvl w:val="0"/>
          <w:numId w:val="8"/>
        </w:numPr>
        <w:rPr>
          <w:lang w:val="es-ES" w:eastAsia="es-ES_tradnl"/>
        </w:rPr>
      </w:pPr>
      <w:r>
        <w:rPr>
          <w:lang w:val="es-ES" w:eastAsia="es-ES_tradnl"/>
        </w:rPr>
        <w:t>Vocabulario no terminal: N</w:t>
      </w:r>
    </w:p>
    <w:p w14:paraId="272553DD" w14:textId="09C439D5" w:rsidR="00F53EEE" w:rsidRDefault="00F53EEE" w:rsidP="005D0D2E">
      <w:pPr>
        <w:pStyle w:val="ListParagraph"/>
        <w:numPr>
          <w:ilvl w:val="0"/>
          <w:numId w:val="8"/>
        </w:numPr>
        <w:rPr>
          <w:lang w:val="es-ES" w:eastAsia="es-ES_tradnl"/>
        </w:rPr>
      </w:pPr>
      <w:r>
        <w:rPr>
          <w:lang w:val="es-ES" w:eastAsia="es-ES_tradnl"/>
        </w:rPr>
        <w:t>Reglas: R</w:t>
      </w:r>
    </w:p>
    <w:p w14:paraId="47EB482A" w14:textId="2B6EA1FB" w:rsidR="00F53EEE" w:rsidRDefault="00F53EEE" w:rsidP="005D0D2E">
      <w:pPr>
        <w:pStyle w:val="ListParagraph"/>
        <w:numPr>
          <w:ilvl w:val="0"/>
          <w:numId w:val="8"/>
        </w:numPr>
        <w:rPr>
          <w:lang w:val="es-ES" w:eastAsia="es-ES_tradnl"/>
        </w:rPr>
      </w:pPr>
      <w:r>
        <w:rPr>
          <w:lang w:val="es-ES" w:eastAsia="es-ES_tradnl"/>
        </w:rPr>
        <w:t>Símbolo Inicial: S</w:t>
      </w:r>
    </w:p>
    <w:p w14:paraId="4E48EBA1" w14:textId="4D41AB88" w:rsidR="00BF4181" w:rsidRDefault="00BF4181" w:rsidP="00BF4181">
      <w:pPr>
        <w:rPr>
          <w:lang w:val="es-ES" w:eastAsia="es-ES_tradnl"/>
        </w:rPr>
      </w:pPr>
    </w:p>
    <w:p w14:paraId="6B5E6482" w14:textId="3129D03C" w:rsidR="00BF4181" w:rsidRPr="00BF4181" w:rsidRDefault="00BF4181" w:rsidP="00BF4181">
      <w:pPr>
        <w:rPr>
          <w:lang w:val="es-ES" w:eastAsia="es-ES_tradnl"/>
        </w:rPr>
      </w:pPr>
      <w:r>
        <w:rPr>
          <w:lang w:val="es-ES" w:eastAsia="es-ES_tradnl"/>
        </w:rPr>
        <w:t xml:space="preserve">Se pueden utilizar </w:t>
      </w:r>
      <w:r w:rsidRPr="00BF4181">
        <w:rPr>
          <w:b/>
          <w:bCs/>
          <w:lang w:val="es-ES" w:eastAsia="es-ES_tradnl"/>
        </w:rPr>
        <w:t>descen</w:t>
      </w:r>
      <w:r w:rsidR="00C041AF">
        <w:rPr>
          <w:b/>
          <w:bCs/>
          <w:lang w:val="es-ES" w:eastAsia="es-ES_tradnl"/>
        </w:rPr>
        <w:t>den</w:t>
      </w:r>
      <w:r w:rsidRPr="00BF4181">
        <w:rPr>
          <w:b/>
          <w:bCs/>
          <w:lang w:val="es-ES" w:eastAsia="es-ES_tradnl"/>
        </w:rPr>
        <w:t>te</w:t>
      </w:r>
      <w:r>
        <w:rPr>
          <w:lang w:val="es-ES" w:eastAsia="es-ES_tradnl"/>
        </w:rPr>
        <w:t xml:space="preserve"> (</w:t>
      </w:r>
      <w:r w:rsidR="00C041AF">
        <w:rPr>
          <w:lang w:val="es-ES" w:eastAsia="es-ES_tradnl"/>
        </w:rPr>
        <w:t>gramática</w:t>
      </w:r>
      <w:r>
        <w:rPr>
          <w:lang w:val="es-ES" w:eastAsia="es-ES_tradnl"/>
        </w:rPr>
        <w:t xml:space="preserve">-&gt;texto), o </w:t>
      </w:r>
      <w:r w:rsidRPr="00C041AF">
        <w:rPr>
          <w:b/>
          <w:bCs/>
          <w:lang w:val="es-ES" w:eastAsia="es-ES_tradnl"/>
        </w:rPr>
        <w:t>ascen</w:t>
      </w:r>
      <w:r w:rsidR="00C041AF" w:rsidRPr="00C041AF">
        <w:rPr>
          <w:b/>
          <w:bCs/>
          <w:lang w:val="es-ES" w:eastAsia="es-ES_tradnl"/>
        </w:rPr>
        <w:t>den</w:t>
      </w:r>
      <w:r w:rsidRPr="00C041AF">
        <w:rPr>
          <w:b/>
          <w:bCs/>
          <w:lang w:val="es-ES" w:eastAsia="es-ES_tradnl"/>
        </w:rPr>
        <w:t>te</w:t>
      </w:r>
      <w:r>
        <w:rPr>
          <w:lang w:val="es-ES" w:eastAsia="es-ES_tradnl"/>
        </w:rPr>
        <w:t xml:space="preserve"> (texto -&gt; </w:t>
      </w:r>
      <w:r w:rsidR="00C041AF">
        <w:rPr>
          <w:lang w:val="es-ES" w:eastAsia="es-ES_tradnl"/>
        </w:rPr>
        <w:t>gramática</w:t>
      </w:r>
      <w:r>
        <w:rPr>
          <w:lang w:val="es-ES" w:eastAsia="es-ES_tradnl"/>
        </w:rPr>
        <w:t>)</w:t>
      </w:r>
    </w:p>
    <w:p w14:paraId="34E068BF" w14:textId="77777777" w:rsidR="004716CD" w:rsidRDefault="004716CD" w:rsidP="00F53EEE">
      <w:pPr>
        <w:rPr>
          <w:lang w:val="es-ES" w:eastAsia="es-ES_tradnl"/>
        </w:rPr>
      </w:pPr>
    </w:p>
    <w:p w14:paraId="07F49E9F" w14:textId="08DA2C41" w:rsidR="00F53EEE" w:rsidRDefault="004716CD" w:rsidP="00F53EEE">
      <w:pPr>
        <w:rPr>
          <w:lang w:val="es-ES" w:eastAsia="es-ES_tradnl"/>
        </w:rPr>
      </w:pPr>
      <w:r w:rsidRPr="004716CD">
        <w:rPr>
          <w:lang w:val="es-ES" w:eastAsia="es-ES_tradnl"/>
        </w:rPr>
        <w:t>Un</w:t>
      </w:r>
      <w:r w:rsidRPr="004716CD">
        <w:rPr>
          <w:lang w:val="es-ES_tradnl" w:eastAsia="es-ES_tradnl"/>
        </w:rPr>
        <w:t> </w:t>
      </w:r>
      <w:r w:rsidRPr="004716CD">
        <w:rPr>
          <w:b/>
          <w:bCs/>
          <w:lang w:val="es-ES_tradnl" w:eastAsia="es-ES_tradnl"/>
        </w:rPr>
        <w:t>constituyente sintáctico</w:t>
      </w:r>
      <w:r w:rsidRPr="004716CD">
        <w:rPr>
          <w:lang w:val="es-ES_tradnl" w:eastAsia="es-ES_tradnl"/>
        </w:rPr>
        <w:t> </w:t>
      </w:r>
      <w:r w:rsidRPr="004716CD">
        <w:rPr>
          <w:lang w:val="es-ES" w:eastAsia="es-ES_tradnl"/>
        </w:rPr>
        <w:t>es una palabra o una secuencia de palabras que realizan una función conjunta dentro de la estructura jerárquica de la oración.</w:t>
      </w:r>
    </w:p>
    <w:p w14:paraId="0FB4C7D0" w14:textId="77777777" w:rsidR="004716CD" w:rsidRDefault="004716CD" w:rsidP="00F53EEE">
      <w:pPr>
        <w:rPr>
          <w:lang w:val="es-ES" w:eastAsia="es-ES_tradnl"/>
        </w:rPr>
      </w:pPr>
    </w:p>
    <w:p w14:paraId="532BC8A5" w14:textId="68A61B6D" w:rsidR="00F53EEE" w:rsidRDefault="001633AF" w:rsidP="00F53EEE">
      <w:pPr>
        <w:rPr>
          <w:lang w:val="es-ES" w:eastAsia="es-ES_tradnl"/>
        </w:rPr>
      </w:pPr>
      <w:r>
        <w:rPr>
          <w:lang w:val="es-ES" w:eastAsia="es-ES_tradnl"/>
        </w:rPr>
        <w:t xml:space="preserve">La potencia de la </w:t>
      </w:r>
      <w:r w:rsidR="004F38AC">
        <w:rPr>
          <w:lang w:val="es-ES" w:eastAsia="es-ES_tradnl"/>
        </w:rPr>
        <w:t>gramática</w:t>
      </w:r>
      <w:r>
        <w:rPr>
          <w:lang w:val="es-ES" w:eastAsia="es-ES_tradnl"/>
        </w:rPr>
        <w:t xml:space="preserve"> (su capacidad de definir </w:t>
      </w:r>
      <w:r w:rsidR="000253A4">
        <w:rPr>
          <w:lang w:val="es-ES" w:eastAsia="es-ES_tradnl"/>
        </w:rPr>
        <w:t>un lenguaje</w:t>
      </w:r>
      <w:r>
        <w:rPr>
          <w:lang w:val="es-ES" w:eastAsia="es-ES_tradnl"/>
        </w:rPr>
        <w:t>) es una función de las reglas que tiene.</w:t>
      </w:r>
    </w:p>
    <w:p w14:paraId="638D4BDD" w14:textId="3EA456BF" w:rsidR="001633AF" w:rsidRDefault="001633AF" w:rsidP="00F53EEE">
      <w:pPr>
        <w:rPr>
          <w:lang w:val="es-ES" w:eastAsia="es-ES_tradnl"/>
        </w:rPr>
      </w:pPr>
    </w:p>
    <w:p w14:paraId="41A0A1B9" w14:textId="09DEFEC2" w:rsidR="001633AF" w:rsidRDefault="001633AF" w:rsidP="00F53EEE">
      <w:pPr>
        <w:rPr>
          <w:lang w:val="es-ES" w:eastAsia="es-ES_tradnl"/>
        </w:rPr>
      </w:pPr>
      <w:r>
        <w:rPr>
          <w:lang w:val="es-ES" w:eastAsia="es-ES_tradnl"/>
        </w:rPr>
        <w:t>Hay 4 nivel</w:t>
      </w:r>
      <w:r w:rsidR="000253A4">
        <w:rPr>
          <w:lang w:val="es-ES" w:eastAsia="es-ES_tradnl"/>
        </w:rPr>
        <w:t>e</w:t>
      </w:r>
      <w:r>
        <w:rPr>
          <w:lang w:val="es-ES" w:eastAsia="es-ES_tradnl"/>
        </w:rPr>
        <w:t>s de Reglas (</w:t>
      </w:r>
      <w:r w:rsidR="000253A4">
        <w:rPr>
          <w:lang w:val="es-ES" w:eastAsia="es-ES_tradnl"/>
        </w:rPr>
        <w:t>Chomsky)</w:t>
      </w:r>
    </w:p>
    <w:p w14:paraId="54666107" w14:textId="7574084A" w:rsidR="00E104BF" w:rsidRPr="00E104BF" w:rsidRDefault="000253A4" w:rsidP="00E104BF">
      <w:pPr>
        <w:pStyle w:val="ListParagraph"/>
        <w:numPr>
          <w:ilvl w:val="0"/>
          <w:numId w:val="6"/>
        </w:numPr>
        <w:rPr>
          <w:rFonts w:ascii="Calibri" w:eastAsia="Times New Roman" w:hAnsi="Calibri" w:cs="Calibri"/>
          <w:color w:val="000000"/>
          <w:sz w:val="22"/>
          <w:szCs w:val="22"/>
          <w:lang w:val="es-ES"/>
        </w:rPr>
      </w:pPr>
      <w:r w:rsidRPr="00E104BF">
        <w:rPr>
          <w:lang w:val="es-ES"/>
        </w:rPr>
        <w:t xml:space="preserve">Tipo 3: Estado finito </w:t>
      </w:r>
      <w:r w:rsidR="00E104BF" w:rsidRPr="00E104BF">
        <w:rPr>
          <w:rFonts w:ascii="Calibri" w:hAnsi="Calibri" w:cs="Calibri"/>
          <w:color w:val="000000"/>
          <w:sz w:val="22"/>
          <w:szCs w:val="22"/>
          <w:lang w:val="es-ES"/>
        </w:rPr>
        <w:t>A</w:t>
      </w:r>
      <w:r w:rsidR="00E104BF" w:rsidRPr="00E104BF">
        <w:rPr>
          <w:color w:val="000000"/>
          <w:sz w:val="22"/>
          <w:szCs w:val="22"/>
          <w:lang w:val="es-ES_tradnl"/>
        </w:rPr>
        <w:t>→</w:t>
      </w:r>
      <w:r w:rsidR="00E104BF" w:rsidRPr="00E104BF">
        <w:rPr>
          <w:rFonts w:ascii="Calibri" w:hAnsi="Calibri" w:cs="Calibri"/>
          <w:color w:val="000000"/>
          <w:sz w:val="22"/>
          <w:szCs w:val="22"/>
          <w:lang w:val="es-ES"/>
        </w:rPr>
        <w:t xml:space="preserve">x, </w:t>
      </w:r>
      <w:r w:rsidR="00E104BF" w:rsidRPr="00E104BF">
        <w:rPr>
          <w:rFonts w:ascii="Calibri" w:eastAsia="Times New Roman" w:hAnsi="Calibri" w:cs="Calibri"/>
          <w:color w:val="000000"/>
          <w:sz w:val="22"/>
          <w:szCs w:val="22"/>
          <w:lang w:val="es-ES"/>
        </w:rPr>
        <w:t xml:space="preserve">A </w:t>
      </w:r>
      <w:r w:rsidR="00E104BF" w:rsidRPr="00E104BF">
        <w:rPr>
          <w:rFonts w:ascii="Times New Roman" w:eastAsia="Times New Roman" w:hAnsi="Times New Roman" w:cs="Times New Roman"/>
          <w:color w:val="000000"/>
          <w:sz w:val="22"/>
          <w:szCs w:val="22"/>
          <w:lang w:val="es-ES_tradnl"/>
        </w:rPr>
        <w:t xml:space="preserve">→ </w:t>
      </w:r>
      <w:r w:rsidR="00E104BF" w:rsidRPr="00E104BF">
        <w:rPr>
          <w:rFonts w:ascii="Calibri" w:eastAsia="Times New Roman" w:hAnsi="Calibri" w:cs="Calibri"/>
          <w:color w:val="000000"/>
          <w:sz w:val="22"/>
          <w:szCs w:val="22"/>
          <w:lang w:val="es-ES"/>
        </w:rPr>
        <w:t>Bx</w:t>
      </w:r>
    </w:p>
    <w:p w14:paraId="0DFA3163" w14:textId="43497801" w:rsidR="00D51D34" w:rsidRPr="00D51D34" w:rsidRDefault="00E104BF" w:rsidP="00D51D34">
      <w:pPr>
        <w:pStyle w:val="ListParagraph"/>
        <w:numPr>
          <w:ilvl w:val="0"/>
          <w:numId w:val="6"/>
        </w:numPr>
        <w:rPr>
          <w:lang w:val="es-ES"/>
        </w:rPr>
      </w:pPr>
      <w:r>
        <w:rPr>
          <w:lang w:val="es-ES" w:eastAsia="es-ES_tradnl"/>
        </w:rPr>
        <w:t xml:space="preserve">Tipo 2: </w:t>
      </w:r>
      <w:r w:rsidRPr="004F38AC">
        <w:rPr>
          <w:b/>
          <w:lang w:val="es-ES" w:eastAsia="es-ES_tradnl"/>
        </w:rPr>
        <w:t xml:space="preserve">Libre de </w:t>
      </w:r>
      <w:r w:rsidR="00D51D34" w:rsidRPr="004F38AC">
        <w:rPr>
          <w:b/>
          <w:lang w:val="es-ES" w:eastAsia="es-ES_tradnl"/>
        </w:rPr>
        <w:t>c</w:t>
      </w:r>
      <w:r w:rsidRPr="004F38AC">
        <w:rPr>
          <w:b/>
          <w:lang w:val="es-ES" w:eastAsia="es-ES_tradnl"/>
        </w:rPr>
        <w:t>ontexto</w:t>
      </w:r>
      <w:r>
        <w:rPr>
          <w:lang w:val="es-ES" w:eastAsia="es-ES_tradnl"/>
        </w:rPr>
        <w:t>:</w:t>
      </w:r>
      <w:r w:rsidR="00D51D34" w:rsidRPr="00D51D34">
        <w:rPr>
          <w:rFonts w:ascii="Calibri" w:eastAsia="Times New Roman" w:hAnsi="Calibri" w:cs="Calibri"/>
          <w:color w:val="000000"/>
          <w:sz w:val="22"/>
          <w:szCs w:val="22"/>
          <w:lang w:val="es-ES" w:eastAsia="es-ES_tradnl"/>
        </w:rPr>
        <w:t xml:space="preserve"> </w:t>
      </w:r>
      <w:r w:rsidR="00D51D34" w:rsidRPr="00D51D34">
        <w:rPr>
          <w:lang w:val="es-ES"/>
        </w:rPr>
        <w:t>A→x</w:t>
      </w:r>
      <w:r w:rsidR="00D51D34">
        <w:rPr>
          <w:lang w:val="es-ES"/>
        </w:rPr>
        <w:t xml:space="preserve">, </w:t>
      </w:r>
      <w:r w:rsidR="00D51D34" w:rsidRPr="00D51D34">
        <w:rPr>
          <w:lang w:val="es-ES" w:eastAsia="es-ES_tradnl"/>
        </w:rPr>
        <w:t>A → Bx</w:t>
      </w:r>
      <w:r w:rsidR="00D51D34">
        <w:rPr>
          <w:lang w:val="es-ES" w:eastAsia="es-ES_tradnl"/>
        </w:rPr>
        <w:t xml:space="preserve">, </w:t>
      </w:r>
      <w:r w:rsidR="00D51D34" w:rsidRPr="00D51D34">
        <w:rPr>
          <w:lang w:val="es-ES" w:eastAsia="es-ES_tradnl"/>
        </w:rPr>
        <w:t>A→</w:t>
      </w:r>
      <w:r w:rsidR="00D51D34">
        <w:rPr>
          <w:lang w:val="es-ES" w:eastAsia="es-ES_tradnl"/>
        </w:rPr>
        <w:t xml:space="preserve">, </w:t>
      </w:r>
      <w:r w:rsidR="00D51D34" w:rsidRPr="00D51D34">
        <w:rPr>
          <w:lang w:val="es-ES" w:eastAsia="es-ES_tradnl"/>
        </w:rPr>
        <w:t>A → AYZ</w:t>
      </w:r>
    </w:p>
    <w:p w14:paraId="3559408F" w14:textId="32170132" w:rsidR="00802F12" w:rsidRPr="00802F12" w:rsidRDefault="00D51D34" w:rsidP="00802F12">
      <w:pPr>
        <w:pStyle w:val="ListParagraph"/>
        <w:numPr>
          <w:ilvl w:val="0"/>
          <w:numId w:val="6"/>
        </w:numPr>
        <w:rPr>
          <w:lang w:val="es-ES"/>
        </w:rPr>
      </w:pPr>
      <w:r>
        <w:rPr>
          <w:lang w:val="es-ES" w:eastAsia="es-ES_tradnl"/>
        </w:rPr>
        <w:t xml:space="preserve">Tipo 1: Sensible al contexto: </w:t>
      </w:r>
      <w:r w:rsidR="00802F12" w:rsidRPr="00802F12">
        <w:rPr>
          <w:lang w:val="es-ES"/>
        </w:rPr>
        <w:t>A→x</w:t>
      </w:r>
      <w:r w:rsidR="00802F12">
        <w:rPr>
          <w:lang w:val="es-ES"/>
        </w:rPr>
        <w:t xml:space="preserve">, </w:t>
      </w:r>
      <w:r w:rsidR="00802F12" w:rsidRPr="00802F12">
        <w:rPr>
          <w:lang w:val="es-ES" w:eastAsia="es-ES_tradnl"/>
        </w:rPr>
        <w:t>AX → Bx</w:t>
      </w:r>
      <w:r w:rsidR="00802F12">
        <w:rPr>
          <w:lang w:val="es-ES" w:eastAsia="es-ES_tradnl"/>
        </w:rPr>
        <w:t xml:space="preserve">, </w:t>
      </w:r>
      <w:r w:rsidR="00802F12" w:rsidRPr="00802F12">
        <w:rPr>
          <w:lang w:val="es-ES" w:eastAsia="es-ES_tradnl"/>
        </w:rPr>
        <w:t>AX → Axz</w:t>
      </w:r>
    </w:p>
    <w:p w14:paraId="4AE00176" w14:textId="70B9EEBB" w:rsidR="000253A4" w:rsidRPr="000253A4" w:rsidRDefault="004F38AC" w:rsidP="000253A4">
      <w:pPr>
        <w:pStyle w:val="ListParagraph"/>
        <w:numPr>
          <w:ilvl w:val="0"/>
          <w:numId w:val="6"/>
        </w:numPr>
        <w:rPr>
          <w:lang w:val="es-ES" w:eastAsia="es-ES_tradnl"/>
        </w:rPr>
      </w:pPr>
      <w:r>
        <w:rPr>
          <w:lang w:val="es-ES" w:eastAsia="es-ES_tradnl"/>
        </w:rPr>
        <w:t>Tipo 0: enumerable recrusivamente:</w:t>
      </w:r>
    </w:p>
    <w:p w14:paraId="2FDBDD21" w14:textId="47770A5A" w:rsidR="00210867" w:rsidRDefault="00210867" w:rsidP="00506620">
      <w:pPr>
        <w:rPr>
          <w:lang w:val="es-ES" w:eastAsia="es-ES_tradnl"/>
        </w:rPr>
      </w:pPr>
    </w:p>
    <w:p w14:paraId="3CD4EBCC" w14:textId="4B17C61C" w:rsidR="004F38AC" w:rsidRDefault="004F38AC" w:rsidP="00506620">
      <w:pPr>
        <w:rPr>
          <w:lang w:val="es-ES" w:eastAsia="es-ES_tradnl"/>
        </w:rPr>
      </w:pPr>
      <w:r>
        <w:rPr>
          <w:lang w:val="es-ES" w:eastAsia="es-ES_tradnl"/>
        </w:rPr>
        <w:t>Para NLP la Libre de contexto es la más importante, porque se puede utilizar para lenguajes naturales.</w:t>
      </w:r>
    </w:p>
    <w:p w14:paraId="6A17FE5B" w14:textId="302D1C2B" w:rsidR="004F38AC" w:rsidRDefault="004F38AC" w:rsidP="00506620">
      <w:pPr>
        <w:rPr>
          <w:lang w:val="es-ES" w:eastAsia="es-ES_tradnl"/>
        </w:rPr>
      </w:pPr>
    </w:p>
    <w:p w14:paraId="2EA37C2F" w14:textId="77777777" w:rsidR="00CB04F7" w:rsidRPr="00CB04F7" w:rsidRDefault="00CB04F7" w:rsidP="00CB04F7">
      <w:pPr>
        <w:pStyle w:val="Heading2"/>
        <w:rPr>
          <w:lang w:val="es-ES_tradnl" w:eastAsia="es-ES_tradnl"/>
        </w:rPr>
      </w:pPr>
      <w:r w:rsidRPr="00CB04F7">
        <w:rPr>
          <w:lang w:val="es-ES_tradnl" w:eastAsia="es-ES_tradnl"/>
        </w:rPr>
        <w:t>Sintagma vs. POS tags</w:t>
      </w:r>
    </w:p>
    <w:p w14:paraId="50DFD9C2" w14:textId="77777777" w:rsidR="00CB04F7" w:rsidRPr="00CB04F7" w:rsidRDefault="00CB04F7" w:rsidP="00CB04F7">
      <w:pPr>
        <w:numPr>
          <w:ilvl w:val="0"/>
          <w:numId w:val="9"/>
        </w:numPr>
        <w:rPr>
          <w:lang w:val="es-ES_tradnl" w:eastAsia="es-ES_tradnl"/>
        </w:rPr>
      </w:pPr>
      <w:r w:rsidRPr="00CB04F7">
        <w:rPr>
          <w:lang w:val="es-ES_tradnl" w:eastAsia="es-ES_tradnl"/>
        </w:rPr>
        <w:t xml:space="preserve">Sintagmas reflejan una relación </w:t>
      </w:r>
      <w:r w:rsidRPr="00CB04F7">
        <w:rPr>
          <w:u w:val="single"/>
          <w:lang w:val="es-ES_tradnl" w:eastAsia="es-ES_tradnl"/>
        </w:rPr>
        <w:t>entre</w:t>
      </w:r>
      <w:r w:rsidRPr="00CB04F7">
        <w:rPr>
          <w:lang w:val="es-ES_tradnl" w:eastAsia="es-ES_tradnl"/>
        </w:rPr>
        <w:t xml:space="preserve"> palabras; POS tags sirven para entender que tipo de palabra es.</w:t>
      </w:r>
    </w:p>
    <w:p w14:paraId="36B1DAA4" w14:textId="77777777" w:rsidR="00CB04F7" w:rsidRPr="00CB04F7" w:rsidRDefault="00CB04F7" w:rsidP="00CB04F7">
      <w:pPr>
        <w:numPr>
          <w:ilvl w:val="0"/>
          <w:numId w:val="9"/>
        </w:numPr>
        <w:rPr>
          <w:lang w:val="es-ES_tradnl" w:eastAsia="es-ES_tradnl"/>
        </w:rPr>
      </w:pPr>
      <w:r w:rsidRPr="00CB04F7">
        <w:rPr>
          <w:lang w:val="es-ES_tradnl" w:eastAsia="es-ES_tradnl"/>
        </w:rPr>
        <w:t>Las Sintagmas se aplican en función de Gramáticas, las POS tags dependen de su distribución en el corpus.</w:t>
      </w:r>
    </w:p>
    <w:p w14:paraId="601DA662" w14:textId="77777777" w:rsidR="00CB04F7" w:rsidRPr="00CB04F7" w:rsidRDefault="00CB04F7" w:rsidP="00CB04F7">
      <w:pPr>
        <w:numPr>
          <w:ilvl w:val="0"/>
          <w:numId w:val="9"/>
        </w:numPr>
        <w:rPr>
          <w:lang w:val="es-ES_tradnl" w:eastAsia="es-ES_tradnl"/>
        </w:rPr>
      </w:pPr>
      <w:r w:rsidRPr="00CB04F7">
        <w:rPr>
          <w:lang w:val="es-ES_tradnl" w:eastAsia="es-ES_tradnl"/>
        </w:rPr>
        <w:t>Aplicando los sintagmas no hace falta tener un corpus!</w:t>
      </w:r>
    </w:p>
    <w:p w14:paraId="6C84F183" w14:textId="4A1BC17B" w:rsidR="00CB04F7" w:rsidRDefault="00CB04F7" w:rsidP="00CB04F7">
      <w:pPr>
        <w:numPr>
          <w:ilvl w:val="0"/>
          <w:numId w:val="9"/>
        </w:numPr>
        <w:rPr>
          <w:lang w:val="es-ES_tradnl" w:eastAsia="es-ES_tradnl"/>
        </w:rPr>
      </w:pPr>
      <w:r w:rsidRPr="00CB04F7">
        <w:rPr>
          <w:lang w:val="es-ES_tradnl" w:eastAsia="es-ES_tradnl"/>
        </w:rPr>
        <w:t xml:space="preserve">Sirven como base para </w:t>
      </w:r>
      <w:r>
        <w:rPr>
          <w:lang w:val="es-ES_tradnl" w:eastAsia="es-ES_tradnl"/>
        </w:rPr>
        <w:t>el</w:t>
      </w:r>
      <w:r w:rsidRPr="00CB04F7">
        <w:rPr>
          <w:lang w:val="es-ES_tradnl" w:eastAsia="es-ES_tradnl"/>
        </w:rPr>
        <w:t xml:space="preserve"> análisis semántico.</w:t>
      </w:r>
    </w:p>
    <w:p w14:paraId="50907859" w14:textId="77777777" w:rsidR="00910559" w:rsidRDefault="00910559" w:rsidP="00233980">
      <w:pPr>
        <w:pStyle w:val="Heading2"/>
        <w:rPr>
          <w:lang w:val="es-ES_tradnl" w:eastAsia="es-ES_tradnl"/>
        </w:rPr>
      </w:pPr>
    </w:p>
    <w:p w14:paraId="0520FB0B" w14:textId="6149F050" w:rsidR="00F8797F" w:rsidRPr="00F8797F" w:rsidRDefault="00F8797F" w:rsidP="00F8797F">
      <w:pPr>
        <w:pStyle w:val="Heading2"/>
        <w:rPr>
          <w:sz w:val="32"/>
          <w:szCs w:val="32"/>
          <w:lang w:val="es-ES" w:eastAsia="es-ES_tradnl"/>
        </w:rPr>
      </w:pPr>
      <w:r w:rsidRPr="003D6561">
        <w:rPr>
          <w:lang w:val="es-ES" w:eastAsia="es-ES_tradnl"/>
        </w:rPr>
        <w:t xml:space="preserve">G. con categorías complejas </w:t>
      </w:r>
      <w:r>
        <w:rPr>
          <w:lang w:val="es-ES" w:eastAsia="es-ES_tradnl"/>
        </w:rPr>
        <w:t>/ de Unificación</w:t>
      </w:r>
    </w:p>
    <w:p w14:paraId="4E6201D8" w14:textId="6C951EF4" w:rsidR="003D6561" w:rsidRPr="00F8797F" w:rsidRDefault="0066588F" w:rsidP="005A7D7A">
      <w:pPr>
        <w:pStyle w:val="ListParagraph"/>
        <w:numPr>
          <w:ilvl w:val="0"/>
          <w:numId w:val="9"/>
        </w:num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s-ES" w:eastAsia="es-ES_tradnl"/>
        </w:rPr>
      </w:pPr>
      <w:r>
        <w:rPr>
          <w:lang w:val="es-ES" w:eastAsia="es-ES_tradnl"/>
        </w:rPr>
        <w:t>aumentar la capacidad de la gramática con categorías que no sean atómicas.</w:t>
      </w:r>
      <w:r w:rsidR="00633C8C">
        <w:rPr>
          <w:lang w:val="es-ES" w:eastAsia="es-ES_tradnl"/>
        </w:rPr>
        <w:t xml:space="preserve"> Las reglas tienen ser capaz de juntar las propiedades de estas categorías complejas.</w:t>
      </w:r>
    </w:p>
    <w:p w14:paraId="56C4DB04" w14:textId="69B5F394" w:rsidR="003D6561" w:rsidRPr="00F8797F" w:rsidRDefault="00F8797F" w:rsidP="00F8797F">
      <w:pPr>
        <w:pStyle w:val="ListParagraph"/>
        <w:numPr>
          <w:ilvl w:val="0"/>
          <w:numId w:val="9"/>
        </w:numPr>
        <w:rPr>
          <w:lang w:val="es-ES" w:eastAsia="es-ES_tradnl"/>
        </w:rPr>
      </w:pPr>
      <w:r w:rsidRPr="00F8797F">
        <w:rPr>
          <w:lang w:val="es-ES" w:eastAsia="es-ES_tradnl"/>
        </w:rPr>
        <w:t>Aumentan la expresividad, recogiendo la información de concordancia. Por ejemplo, concordancia de género y número</w:t>
      </w:r>
      <w:r>
        <w:rPr>
          <w:lang w:val="es-ES" w:eastAsia="es-ES_tradnl"/>
        </w:rPr>
        <w:t>.</w:t>
      </w:r>
    </w:p>
    <w:p w14:paraId="3C1C59AB" w14:textId="20ED9DA1" w:rsidR="00CB04F7" w:rsidRDefault="00E445C4" w:rsidP="00E445C4">
      <w:pPr>
        <w:pStyle w:val="Heading1"/>
        <w:numPr>
          <w:ilvl w:val="0"/>
          <w:numId w:val="4"/>
        </w:numPr>
        <w:rPr>
          <w:lang w:val="es-ES" w:eastAsia="es-ES_tradnl"/>
        </w:rPr>
      </w:pPr>
      <w:r w:rsidRPr="00E445C4">
        <w:rPr>
          <w:lang w:val="es-ES" w:eastAsia="es-ES_tradnl"/>
        </w:rPr>
        <w:lastRenderedPageBreak/>
        <w:t>ANÁLISIS SINTÁCTICO</w:t>
      </w:r>
    </w:p>
    <w:p w14:paraId="71A3B8FF" w14:textId="30FD0A7F" w:rsidR="00E445C4" w:rsidRDefault="00E445C4" w:rsidP="00E445C4">
      <w:pPr>
        <w:rPr>
          <w:lang w:val="es-ES" w:eastAsia="es-ES_tradnl"/>
        </w:rPr>
      </w:pPr>
    </w:p>
    <w:p w14:paraId="7688675A" w14:textId="42FFE180" w:rsidR="00E445C4" w:rsidRDefault="00980D00" w:rsidP="00E445C4">
      <w:pPr>
        <w:rPr>
          <w:lang w:val="es-ES" w:eastAsia="es-ES_tradnl"/>
        </w:rPr>
      </w:pPr>
      <w:r>
        <w:rPr>
          <w:lang w:val="es-ES" w:eastAsia="es-ES_tradnl"/>
        </w:rPr>
        <w:t xml:space="preserve">Utilizando una </w:t>
      </w:r>
      <w:r w:rsidR="00EA2FF5">
        <w:rPr>
          <w:lang w:val="es-ES" w:eastAsia="es-ES_tradnl"/>
        </w:rPr>
        <w:t>gramática sintáctica</w:t>
      </w:r>
      <w:r>
        <w:rPr>
          <w:lang w:val="es-ES" w:eastAsia="es-ES_tradnl"/>
        </w:rPr>
        <w:t xml:space="preserve"> y </w:t>
      </w:r>
      <w:r w:rsidRPr="00EA2FF5">
        <w:rPr>
          <w:b/>
          <w:bCs/>
          <w:lang w:val="es-ES" w:eastAsia="es-ES_tradnl"/>
        </w:rPr>
        <w:t>la programación dinámica</w:t>
      </w:r>
      <w:r>
        <w:rPr>
          <w:lang w:val="es-ES" w:eastAsia="es-ES_tradnl"/>
        </w:rPr>
        <w:t xml:space="preserve">, se pueden generar </w:t>
      </w:r>
      <w:r w:rsidR="00EA2FF5">
        <w:rPr>
          <w:lang w:val="es-ES" w:eastAsia="es-ES_tradnl"/>
        </w:rPr>
        <w:t>árboles sintácticos.</w:t>
      </w:r>
    </w:p>
    <w:p w14:paraId="6D7AC4D0" w14:textId="74FE2035" w:rsidR="00211272" w:rsidRDefault="00750E4E" w:rsidP="00E445C4">
      <w:pPr>
        <w:rPr>
          <w:lang w:val="es-ES" w:eastAsia="es-ES_tradnl"/>
        </w:rPr>
      </w:pPr>
      <w:r>
        <w:rPr>
          <w:lang w:val="es-ES" w:eastAsia="es-ES_tradnl"/>
        </w:rPr>
        <w:t>Hay ambigüedad de estos árboles, porque hay múltiples para la misma oración.</w:t>
      </w:r>
    </w:p>
    <w:p w14:paraId="54268BB0" w14:textId="04B24228" w:rsidR="00750E4E" w:rsidRDefault="00750E4E" w:rsidP="00E445C4">
      <w:pPr>
        <w:rPr>
          <w:lang w:val="es-ES" w:eastAsia="es-ES_tradnl"/>
        </w:rPr>
      </w:pPr>
      <w:r>
        <w:rPr>
          <w:lang w:val="es-ES" w:eastAsia="es-ES_tradnl"/>
        </w:rPr>
        <w:t>Se pueden resolver estas ambigüedades utilizando métodos probabilísticos.</w:t>
      </w:r>
    </w:p>
    <w:p w14:paraId="45A09A19" w14:textId="70836C46" w:rsidR="00750E4E" w:rsidRDefault="00750E4E" w:rsidP="00E445C4">
      <w:pPr>
        <w:rPr>
          <w:lang w:val="es-ES" w:eastAsia="es-ES_tradnl"/>
        </w:rPr>
      </w:pPr>
    </w:p>
    <w:p w14:paraId="7CDDB5E2" w14:textId="0F600B04" w:rsidR="00974575" w:rsidRDefault="00974575" w:rsidP="00E445C4">
      <w:pPr>
        <w:rPr>
          <w:lang w:val="es-ES" w:eastAsia="es-ES_tradnl"/>
        </w:rPr>
      </w:pPr>
      <w:r>
        <w:rPr>
          <w:lang w:val="es-ES" w:eastAsia="es-ES_tradnl"/>
        </w:rPr>
        <w:t xml:space="preserve">Programación dinámica: </w:t>
      </w:r>
      <w:r w:rsidR="00025971">
        <w:rPr>
          <w:lang w:val="es-ES" w:eastAsia="es-ES_tradnl"/>
        </w:rPr>
        <w:t>la solución óptima de subproblemas, permite encontrar la</w:t>
      </w:r>
      <w:r w:rsidR="00621804">
        <w:rPr>
          <w:lang w:val="es-ES" w:eastAsia="es-ES_tradnl"/>
        </w:rPr>
        <w:t xml:space="preserve"> solución óptima del problema entero.</w:t>
      </w:r>
    </w:p>
    <w:p w14:paraId="41EE5D70" w14:textId="77777777" w:rsidR="00974575" w:rsidRDefault="00974575" w:rsidP="00E445C4">
      <w:pPr>
        <w:rPr>
          <w:lang w:val="es-ES" w:eastAsia="es-ES_tradnl"/>
        </w:rPr>
      </w:pPr>
    </w:p>
    <w:p w14:paraId="0BBA3894" w14:textId="526C83E8" w:rsidR="00750E4E" w:rsidRDefault="00974575" w:rsidP="00621804">
      <w:pPr>
        <w:pStyle w:val="Heading2"/>
        <w:rPr>
          <w:lang w:val="es-ES" w:eastAsia="es-ES_tradnl"/>
        </w:rPr>
      </w:pPr>
      <w:r>
        <w:rPr>
          <w:lang w:val="es-ES"/>
        </w:rPr>
        <w:t>Cocke-Kasami-Younger (CKY)</w:t>
      </w:r>
    </w:p>
    <w:p w14:paraId="2B21D023" w14:textId="103B309E" w:rsidR="00EA2FF5" w:rsidRDefault="00974575" w:rsidP="00E445C4">
      <w:pPr>
        <w:rPr>
          <w:lang w:val="es-ES" w:eastAsia="es-ES_tradnl"/>
        </w:rPr>
      </w:pPr>
      <w:r>
        <w:rPr>
          <w:lang w:val="es-ES" w:eastAsia="es-ES_tradnl"/>
        </w:rPr>
        <w:t>Es un algoritmo de programación dinámica</w:t>
      </w:r>
      <w:r w:rsidR="0096676C">
        <w:rPr>
          <w:lang w:val="es-ES" w:eastAsia="es-ES_tradnl"/>
        </w:rPr>
        <w:t xml:space="preserve">, utilizando una gramática libre de contexto en formato </w:t>
      </w:r>
      <w:r w:rsidR="00062556" w:rsidRPr="00062556">
        <w:rPr>
          <w:b/>
          <w:bCs/>
          <w:i/>
          <w:iCs/>
          <w:lang w:val="es-ES" w:eastAsia="es-ES_tradnl"/>
        </w:rPr>
        <w:t>Chomsky Normal Form</w:t>
      </w:r>
      <w:r w:rsidR="00062556" w:rsidRPr="00062556">
        <w:rPr>
          <w:b/>
          <w:bCs/>
          <w:lang w:val="es-ES" w:eastAsia="es-ES_tradnl"/>
        </w:rPr>
        <w:t> (CNF)</w:t>
      </w:r>
      <w:r w:rsidR="00062556">
        <w:rPr>
          <w:lang w:val="es-ES" w:eastAsia="es-ES_tradnl"/>
        </w:rPr>
        <w:t xml:space="preserve"> para generar el árbol sintáctico de una frase.</w:t>
      </w:r>
    </w:p>
    <w:p w14:paraId="49C4E854" w14:textId="2211AA92" w:rsidR="00062556" w:rsidRDefault="00062556" w:rsidP="00E445C4">
      <w:pPr>
        <w:rPr>
          <w:lang w:val="es-ES" w:eastAsia="es-ES_tradnl"/>
        </w:rPr>
      </w:pPr>
    </w:p>
    <w:p w14:paraId="1AC96487" w14:textId="254E4183" w:rsidR="00062556" w:rsidRPr="00062556" w:rsidRDefault="008F313D" w:rsidP="008F313D">
      <w:pPr>
        <w:jc w:val="center"/>
        <w:rPr>
          <w:lang w:val="es-ES" w:eastAsia="es-ES_tradnl"/>
        </w:rPr>
      </w:pPr>
      <w:r w:rsidRPr="008F313D">
        <w:rPr>
          <w:lang w:val="es-ES" w:eastAsia="es-ES_tradnl"/>
        </w:rPr>
        <w:fldChar w:fldCharType="begin"/>
      </w:r>
      <w:r w:rsidRPr="008F313D">
        <w:rPr>
          <w:lang w:val="es-ES" w:eastAsia="es-ES_tradnl"/>
        </w:rPr>
        <w:instrText xml:space="preserve"> INCLUDEPICTURE "/var/folders/7d/dp15r6zd5yd0mw8wsbjgf3vc0000gs/T/com.microsoft.Word/WebArchiveCopyPasteTempFiles/cidADE0C165-63EB-5146-A2A8-D365B26783DC.png" \* MERGEFORMATINET </w:instrText>
      </w:r>
      <w:r w:rsidRPr="008F313D">
        <w:rPr>
          <w:lang w:val="es-ES" w:eastAsia="es-ES_tradnl"/>
        </w:rPr>
        <w:fldChar w:fldCharType="separate"/>
      </w:r>
      <w:r w:rsidRPr="008F313D">
        <w:rPr>
          <w:noProof/>
          <w:lang w:val="es-ES" w:eastAsia="es-ES_tradnl"/>
        </w:rPr>
        <w:drawing>
          <wp:inline distT="0" distB="0" distL="0" distR="0" wp14:anchorId="3ACDFDBC" wp14:editId="0E47CED0">
            <wp:extent cx="2545976" cy="2745508"/>
            <wp:effectExtent l="0" t="0" r="0" b="0"/>
            <wp:docPr id="4" name="Imagen 4" descr="Book &#10;Noun, Verb, &#10;S, Nominal, &#10;the &#10;Det &#10;flight &#10;S, VP, &#10;Noun, &#10;Nominal &#10;through &#10;prep. &#10;Houston &#10;Proper- &#10;Nou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ook &#10;Noun, Verb, &#10;S, Nominal, &#10;the &#10;Det &#10;flight &#10;S, VP, &#10;Noun, &#10;Nominal &#10;through &#10;prep. &#10;Houston &#10;Proper- &#10;Noun 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56" cy="276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313D">
        <w:rPr>
          <w:lang w:val="es-ES" w:eastAsia="es-ES_tradnl"/>
        </w:rPr>
        <w:fldChar w:fldCharType="end"/>
      </w:r>
    </w:p>
    <w:p w14:paraId="21140748" w14:textId="73D5AB98" w:rsidR="00EA2FF5" w:rsidRDefault="00EA2FF5" w:rsidP="00E445C4">
      <w:pPr>
        <w:rPr>
          <w:lang w:val="es-ES" w:eastAsia="es-ES_tradnl"/>
        </w:rPr>
      </w:pPr>
    </w:p>
    <w:p w14:paraId="6724E299" w14:textId="7932BBF2" w:rsidR="008F313D" w:rsidRDefault="001D077F" w:rsidP="001D077F">
      <w:pPr>
        <w:pStyle w:val="Heading2"/>
        <w:rPr>
          <w:lang w:val="es-ES" w:eastAsia="es-ES_tradnl"/>
        </w:rPr>
      </w:pPr>
      <w:r>
        <w:rPr>
          <w:lang w:val="es-ES" w:eastAsia="es-ES_tradnl"/>
        </w:rPr>
        <w:t>Algoritmo CKY probabilístico</w:t>
      </w:r>
    </w:p>
    <w:p w14:paraId="371390AA" w14:textId="15709115" w:rsidR="001D077F" w:rsidRPr="001D077F" w:rsidRDefault="001D077F" w:rsidP="001D077F">
      <w:pPr>
        <w:rPr>
          <w:lang w:val="es-ES" w:eastAsia="es-ES_tradnl"/>
        </w:rPr>
      </w:pPr>
      <w:r>
        <w:rPr>
          <w:lang w:val="es-ES" w:eastAsia="es-ES_tradnl"/>
        </w:rPr>
        <w:t xml:space="preserve">Es una </w:t>
      </w:r>
      <w:r w:rsidR="00962280">
        <w:rPr>
          <w:lang w:val="es-ES" w:eastAsia="es-ES_tradnl"/>
        </w:rPr>
        <w:t>extensión</w:t>
      </w:r>
      <w:r>
        <w:rPr>
          <w:lang w:val="es-ES" w:eastAsia="es-ES_tradnl"/>
        </w:rPr>
        <w:t>, para resolver ambigüedad, en cual cada regla lleva una probabilidad y se calcula el árbol más probable.</w:t>
      </w:r>
    </w:p>
    <w:p w14:paraId="4D9E780F" w14:textId="21BFB59E" w:rsidR="00D103C6" w:rsidRDefault="00AE1DE4" w:rsidP="00AE1DE4">
      <w:pPr>
        <w:jc w:val="center"/>
        <w:rPr>
          <w:lang w:val="es-ES" w:eastAsia="es-ES_tradnl"/>
        </w:rPr>
      </w:pPr>
      <w:r>
        <w:rPr>
          <w:noProof/>
          <w:lang w:val="es-ES" w:eastAsia="es-ES_tradnl"/>
        </w:rPr>
        <w:drawing>
          <wp:inline distT="0" distB="0" distL="0" distR="0" wp14:anchorId="1677143B" wp14:editId="3944F4B9">
            <wp:extent cx="5200142" cy="215153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2019-05-23 a la(s) 16.08.0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012" cy="220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72CBD" w14:textId="77777777" w:rsidR="00D103C6" w:rsidRDefault="00D103C6">
      <w:pPr>
        <w:rPr>
          <w:lang w:val="es-ES" w:eastAsia="es-ES_tradnl"/>
        </w:rPr>
      </w:pPr>
      <w:r>
        <w:rPr>
          <w:lang w:val="es-ES" w:eastAsia="es-ES_tradnl"/>
        </w:rPr>
        <w:br w:type="page"/>
      </w:r>
    </w:p>
    <w:p w14:paraId="0F894F9B" w14:textId="229AAABF" w:rsidR="00CB04F7" w:rsidRDefault="00D103C6" w:rsidP="00D103C6">
      <w:pPr>
        <w:pStyle w:val="Heading1"/>
        <w:numPr>
          <w:ilvl w:val="0"/>
          <w:numId w:val="4"/>
        </w:numPr>
        <w:rPr>
          <w:lang w:val="es-ES" w:eastAsia="es-ES_tradnl"/>
        </w:rPr>
      </w:pPr>
      <w:r w:rsidRPr="00D103C6">
        <w:rPr>
          <w:lang w:val="es-ES" w:eastAsia="es-ES_tradnl"/>
        </w:rPr>
        <w:lastRenderedPageBreak/>
        <w:t>SEMÁNTICA Y REPRESENTACIÓN DEL SIGNIFICADO</w:t>
      </w:r>
    </w:p>
    <w:p w14:paraId="2295141E" w14:textId="6373BDCE" w:rsidR="00D103C6" w:rsidRDefault="00D103C6" w:rsidP="00D103C6">
      <w:pPr>
        <w:rPr>
          <w:lang w:val="es-ES" w:eastAsia="es-ES_tradnl"/>
        </w:rPr>
      </w:pPr>
    </w:p>
    <w:p w14:paraId="46B8351D" w14:textId="77777777" w:rsidR="00D103C6" w:rsidRDefault="00D103C6" w:rsidP="00D103C6">
      <w:pPr>
        <w:rPr>
          <w:lang w:val="es-ES" w:eastAsia="es-ES_tradnl"/>
        </w:rPr>
      </w:pPr>
    </w:p>
    <w:p w14:paraId="7E9D7A12" w14:textId="65BAAF78" w:rsidR="00D103C6" w:rsidRDefault="00D103C6" w:rsidP="00D103C6">
      <w:pPr>
        <w:pStyle w:val="Heading2"/>
        <w:rPr>
          <w:lang w:val="es-ES" w:eastAsia="es-ES_tradnl"/>
        </w:rPr>
      </w:pPr>
      <w:r>
        <w:rPr>
          <w:lang w:val="es-ES" w:eastAsia="es-ES_tradnl"/>
        </w:rPr>
        <w:t>Que es la semántica, que tipos hay, y como representarla?</w:t>
      </w:r>
    </w:p>
    <w:p w14:paraId="45EA7CF7" w14:textId="30E3831C" w:rsidR="00D103C6" w:rsidRDefault="00D103C6" w:rsidP="00D103C6">
      <w:pPr>
        <w:rPr>
          <w:lang w:val="es-ES" w:eastAsia="es-ES_tradnl"/>
        </w:rPr>
      </w:pPr>
      <w:r>
        <w:rPr>
          <w:lang w:val="es-ES" w:eastAsia="es-ES_tradnl"/>
        </w:rPr>
        <w:t>La semántica es el significado y hay dos tipos</w:t>
      </w:r>
    </w:p>
    <w:p w14:paraId="0AF303D6" w14:textId="6DEA6F2F" w:rsidR="00962280" w:rsidRPr="00962280" w:rsidRDefault="00962280" w:rsidP="00D103C6">
      <w:pPr>
        <w:pStyle w:val="ListParagraph"/>
        <w:numPr>
          <w:ilvl w:val="0"/>
          <w:numId w:val="9"/>
        </w:numPr>
        <w:rPr>
          <w:lang w:val="es-ES" w:eastAsia="es-ES_tradnl"/>
        </w:rPr>
      </w:pPr>
      <w:r w:rsidRPr="00ED4D90">
        <w:rPr>
          <w:b/>
          <w:bCs/>
          <w:lang w:val="es-ES" w:eastAsia="es-ES_tradnl"/>
        </w:rPr>
        <w:t>Semántica composicional</w:t>
      </w:r>
      <w:r w:rsidRPr="00ED4D90">
        <w:rPr>
          <w:lang w:val="es-ES" w:eastAsia="es-ES_tradnl"/>
        </w:rPr>
        <w:t>:</w:t>
      </w:r>
      <w:r w:rsidRPr="00ED4D90">
        <w:rPr>
          <w:b/>
          <w:bCs/>
          <w:lang w:val="es-ES" w:eastAsia="es-ES_tradnl"/>
        </w:rPr>
        <w:t xml:space="preserve"> </w:t>
      </w:r>
      <w:r w:rsidRPr="00ED4D90">
        <w:rPr>
          <w:lang w:val="es-ES" w:eastAsia="es-ES_tradnl"/>
        </w:rPr>
        <w:t>significado de un sintagma y la oración</w:t>
      </w:r>
      <w:r>
        <w:rPr>
          <w:lang w:val="es-ES" w:eastAsia="es-ES_tradnl"/>
        </w:rPr>
        <w:t xml:space="preserve"> en función de las palabras de la oración</w:t>
      </w:r>
    </w:p>
    <w:p w14:paraId="0E90E2BE" w14:textId="0765CA5D" w:rsidR="00ED4D90" w:rsidRPr="00ED4D90" w:rsidRDefault="00D103C6" w:rsidP="00ED4D90">
      <w:pPr>
        <w:pStyle w:val="ListParagraph"/>
        <w:numPr>
          <w:ilvl w:val="0"/>
          <w:numId w:val="9"/>
        </w:numPr>
        <w:rPr>
          <w:lang w:val="es-ES" w:eastAsia="es-ES_tradnl"/>
        </w:rPr>
      </w:pPr>
      <w:r w:rsidRPr="00ED4D90">
        <w:rPr>
          <w:b/>
          <w:bCs/>
          <w:lang w:val="es-ES" w:eastAsia="es-ES_tradnl"/>
        </w:rPr>
        <w:t>Semántica léxica</w:t>
      </w:r>
      <w:r w:rsidRPr="00ED4D90">
        <w:rPr>
          <w:lang w:val="es-ES" w:eastAsia="es-ES_tradnl"/>
        </w:rPr>
        <w:t xml:space="preserve">: </w:t>
      </w:r>
      <w:r w:rsidR="00962280">
        <w:rPr>
          <w:lang w:val="es-ES" w:eastAsia="es-ES_tradnl"/>
        </w:rPr>
        <w:t>significado basado en definiciones de un lexicón o cosas similares</w:t>
      </w:r>
    </w:p>
    <w:p w14:paraId="61348FCC" w14:textId="387D7B6C" w:rsidR="009457E7" w:rsidRDefault="009457E7" w:rsidP="009457E7">
      <w:pPr>
        <w:rPr>
          <w:lang w:val="es-ES" w:eastAsia="es-ES_tradnl"/>
        </w:rPr>
      </w:pPr>
    </w:p>
    <w:p w14:paraId="40F4B0CE" w14:textId="76D17382" w:rsidR="009457E7" w:rsidRDefault="009457E7" w:rsidP="009457E7">
      <w:pPr>
        <w:rPr>
          <w:lang w:val="es-ES" w:eastAsia="es-ES_tradnl"/>
        </w:rPr>
      </w:pPr>
      <w:r>
        <w:rPr>
          <w:lang w:val="es-ES" w:eastAsia="es-ES_tradnl"/>
        </w:rPr>
        <w:t>Maneras de representación:</w:t>
      </w:r>
    </w:p>
    <w:p w14:paraId="10CA121C" w14:textId="7637732B" w:rsidR="00962280" w:rsidRPr="00962280" w:rsidRDefault="00962280" w:rsidP="00962280">
      <w:pPr>
        <w:pStyle w:val="ListParagraph"/>
        <w:numPr>
          <w:ilvl w:val="0"/>
          <w:numId w:val="9"/>
        </w:numPr>
        <w:rPr>
          <w:lang w:val="es-ES" w:eastAsia="es-ES_tradnl"/>
        </w:rPr>
      </w:pPr>
      <w:r>
        <w:rPr>
          <w:b/>
          <w:bCs/>
          <w:lang w:val="es-ES" w:eastAsia="es-ES_tradnl"/>
        </w:rPr>
        <w:t>Frames</w:t>
      </w:r>
      <w:r>
        <w:rPr>
          <w:lang w:val="es-ES" w:eastAsia="es-ES_tradnl"/>
        </w:rPr>
        <w:t xml:space="preserve">: Sistemas estructuradas con variables/vuecos </w:t>
      </w:r>
    </w:p>
    <w:p w14:paraId="5C494367" w14:textId="5D2A445A" w:rsidR="009457E7" w:rsidRDefault="009457E7" w:rsidP="009457E7">
      <w:pPr>
        <w:pStyle w:val="ListParagraph"/>
        <w:numPr>
          <w:ilvl w:val="0"/>
          <w:numId w:val="9"/>
        </w:numPr>
        <w:rPr>
          <w:lang w:val="es-ES" w:eastAsia="es-ES_tradnl"/>
        </w:rPr>
      </w:pPr>
      <w:r w:rsidRPr="009457E7">
        <w:rPr>
          <w:b/>
          <w:bCs/>
          <w:lang w:val="es-ES" w:eastAsia="es-ES_tradnl"/>
        </w:rPr>
        <w:t>Lógica descriptiva</w:t>
      </w:r>
      <w:r>
        <w:rPr>
          <w:lang w:val="es-ES" w:eastAsia="es-ES_tradnl"/>
        </w:rPr>
        <w:t>: Subconjunto de lógica del primer orden (optimizada)</w:t>
      </w:r>
    </w:p>
    <w:p w14:paraId="107A7467" w14:textId="41A0DB09" w:rsidR="00962280" w:rsidRPr="00962280" w:rsidRDefault="00962280" w:rsidP="00962280">
      <w:pPr>
        <w:pStyle w:val="ListParagraph"/>
        <w:numPr>
          <w:ilvl w:val="0"/>
          <w:numId w:val="9"/>
        </w:numPr>
        <w:rPr>
          <w:lang w:val="es-ES" w:eastAsia="es-ES_tradnl"/>
        </w:rPr>
      </w:pPr>
      <w:r w:rsidRPr="009457E7">
        <w:rPr>
          <w:b/>
          <w:bCs/>
          <w:lang w:val="es-ES" w:eastAsia="es-ES_tradnl"/>
        </w:rPr>
        <w:t>Diagrame de dependencia conceptual</w:t>
      </w:r>
      <w:r>
        <w:rPr>
          <w:lang w:val="es-ES" w:eastAsia="es-ES_tradnl"/>
        </w:rPr>
        <w:t>:</w:t>
      </w:r>
    </w:p>
    <w:p w14:paraId="398D2582" w14:textId="61E53C03" w:rsidR="009457E7" w:rsidRDefault="009457E7" w:rsidP="009457E7">
      <w:pPr>
        <w:pStyle w:val="ListParagraph"/>
        <w:numPr>
          <w:ilvl w:val="0"/>
          <w:numId w:val="9"/>
        </w:numPr>
        <w:rPr>
          <w:lang w:val="es-ES" w:eastAsia="es-ES_tradnl"/>
        </w:rPr>
      </w:pPr>
      <w:r>
        <w:rPr>
          <w:b/>
          <w:bCs/>
          <w:lang w:val="es-ES" w:eastAsia="es-ES_tradnl"/>
        </w:rPr>
        <w:t>Redes semánticas</w:t>
      </w:r>
      <w:r w:rsidRPr="009457E7">
        <w:rPr>
          <w:lang w:val="es-ES" w:eastAsia="es-ES_tradnl"/>
        </w:rPr>
        <w:t>:</w:t>
      </w:r>
      <w:r>
        <w:rPr>
          <w:lang w:val="es-ES" w:eastAsia="es-ES_tradnl"/>
        </w:rPr>
        <w:t xml:space="preserve"> Define la semántica en función de las palabras alrededor y su relación</w:t>
      </w:r>
    </w:p>
    <w:p w14:paraId="77DFF4AE" w14:textId="77777777" w:rsidR="00D103C6" w:rsidRDefault="00D103C6" w:rsidP="00D103C6">
      <w:pPr>
        <w:rPr>
          <w:lang w:val="es-ES" w:eastAsia="es-ES_tradnl"/>
        </w:rPr>
      </w:pPr>
    </w:p>
    <w:p w14:paraId="206BF47D" w14:textId="13BB963D" w:rsidR="00D103C6" w:rsidRDefault="00D103C6" w:rsidP="00D103C6">
      <w:pPr>
        <w:jc w:val="center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fldChar w:fldCharType="begin"/>
      </w:r>
      <w:r>
        <w:rPr>
          <w:rFonts w:ascii="Calibri" w:hAnsi="Calibri" w:cs="Calibri"/>
          <w:sz w:val="22"/>
          <w:szCs w:val="22"/>
          <w:lang w:val="es-ES"/>
        </w:rPr>
        <w:instrText xml:space="preserve"> INCLUDEPICTURE "/var/folders/7d/dp15r6zd5yd0mw8wsbjgf3vc0000gs/T/com.microsoft.Word/WebArchiveCopyPasteTempFiles/cid08CCC0D5-9A65-434F-BFAB-3AB5D2DD66C1.png" \* MERGEFORMATINET </w:instrText>
      </w:r>
      <w:r>
        <w:rPr>
          <w:rFonts w:ascii="Calibri" w:hAnsi="Calibri" w:cs="Calibri"/>
          <w:sz w:val="22"/>
          <w:szCs w:val="22"/>
          <w:lang w:val="es-ES"/>
        </w:rPr>
        <w:fldChar w:fldCharType="separate"/>
      </w:r>
      <w:r>
        <w:rPr>
          <w:rFonts w:ascii="Calibri" w:hAnsi="Calibri" w:cs="Calibri"/>
          <w:noProof/>
          <w:sz w:val="22"/>
          <w:szCs w:val="22"/>
          <w:lang w:val="es-ES"/>
        </w:rPr>
        <w:drawing>
          <wp:inline distT="0" distB="0" distL="0" distR="0" wp14:anchorId="2D47C132" wp14:editId="44C56300">
            <wp:extent cx="2545171" cy="2061882"/>
            <wp:effectExtent l="0" t="0" r="0" b="0"/>
            <wp:docPr id="5" name="Imagen 5" descr="ge,y Hm'ing(e) A A HadT Carly) &#10;Having &#10;Haver &#10;Speaker &#10;Car &#10;t POSS-BY &#10;Speaker &#10;Had-Thing &#10;Having &#10;Haver : Speaker &#10;HadThi ng : Ca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,y Hm'ing(e) A A HadT Carly) &#10;Having &#10;Haver &#10;Speaker &#10;Car &#10;t POSS-BY &#10;Speaker &#10;Had-Thing &#10;Having &#10;Haver : Speaker &#10;HadThi ng : Car 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766" cy="207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 w:val="22"/>
          <w:szCs w:val="22"/>
          <w:lang w:val="es-ES"/>
        </w:rPr>
        <w:fldChar w:fldCharType="end"/>
      </w:r>
    </w:p>
    <w:p w14:paraId="653061EA" w14:textId="77777777" w:rsidR="009457E7" w:rsidRDefault="009457E7" w:rsidP="009457E7">
      <w:pPr>
        <w:pStyle w:val="Heading2"/>
        <w:rPr>
          <w:lang w:val="es-ES"/>
        </w:rPr>
      </w:pPr>
    </w:p>
    <w:p w14:paraId="1E7F7123" w14:textId="0C2943E0" w:rsidR="009457E7" w:rsidRDefault="009457E7" w:rsidP="009457E7">
      <w:pPr>
        <w:pStyle w:val="Heading2"/>
        <w:rPr>
          <w:lang w:val="es-ES"/>
        </w:rPr>
      </w:pPr>
      <w:r>
        <w:rPr>
          <w:lang w:val="es-ES"/>
        </w:rPr>
        <w:t>Lógica Descriptiva</w:t>
      </w:r>
    </w:p>
    <w:p w14:paraId="261D9123" w14:textId="447CE6A0" w:rsidR="009457E7" w:rsidRDefault="009457E7" w:rsidP="009457E7">
      <w:pPr>
        <w:rPr>
          <w:lang w:val="es-ES"/>
        </w:rPr>
      </w:pPr>
      <w:r>
        <w:rPr>
          <w:lang w:val="es-ES"/>
        </w:rPr>
        <w:t>Un subconjunto de Lógica del primer orden, especializada en generar conceptos</w:t>
      </w:r>
    </w:p>
    <w:p w14:paraId="2AF7ACBF" w14:textId="7AAAEE41" w:rsidR="009457E7" w:rsidRDefault="009457E7" w:rsidP="009457E7">
      <w:pPr>
        <w:rPr>
          <w:lang w:val="es-ES"/>
        </w:rPr>
      </w:pPr>
    </w:p>
    <w:p w14:paraId="57C99080" w14:textId="77777777" w:rsidR="009457E7" w:rsidRDefault="009457E7" w:rsidP="009457E7">
      <w:pPr>
        <w:pStyle w:val="ListParagraph"/>
        <w:numPr>
          <w:ilvl w:val="0"/>
          <w:numId w:val="9"/>
        </w:numPr>
        <w:rPr>
          <w:lang w:val="es-ES_tradnl"/>
        </w:rPr>
      </w:pPr>
      <w:r w:rsidRPr="009457E7">
        <w:rPr>
          <w:lang w:val="es-ES_tradnl"/>
        </w:rPr>
        <w:t>Lógica de primer orden</w:t>
      </w:r>
    </w:p>
    <w:p w14:paraId="155A2AA7" w14:textId="108BA1C4" w:rsidR="009457E7" w:rsidRPr="009457E7" w:rsidRDefault="009457E7" w:rsidP="009457E7">
      <w:pPr>
        <w:ind w:left="720" w:firstLine="696"/>
        <w:rPr>
          <w:lang w:val="es-ES_tradnl"/>
        </w:rPr>
      </w:pPr>
      <w:r w:rsidRPr="009457E7">
        <w:rPr>
          <w:lang w:val="es-ES_tradnl"/>
        </w:rPr>
        <w:t xml:space="preserve">HombreFeliz(x) </w:t>
      </w:r>
      <w:r w:rsidRPr="009457E7">
        <w:rPr>
          <w:rFonts w:ascii="Cambria Math" w:hAnsi="Cambria Math" w:cs="Cambria Math"/>
          <w:lang w:val="es-ES_tradnl"/>
        </w:rPr>
        <w:t>⇔</w:t>
      </w:r>
      <w:r w:rsidRPr="009457E7">
        <w:rPr>
          <w:lang w:val="es-ES_tradnl"/>
        </w:rPr>
        <w:t xml:space="preserve"> TieneSalud(x) ^ TieneDinero(x) ^ TieneAmor(x)</w:t>
      </w:r>
    </w:p>
    <w:p w14:paraId="3F230510" w14:textId="77777777" w:rsidR="009457E7" w:rsidRPr="009457E7" w:rsidRDefault="009457E7" w:rsidP="009457E7">
      <w:pPr>
        <w:rPr>
          <w:lang w:val="es-ES_tradnl"/>
        </w:rPr>
      </w:pPr>
      <w:r w:rsidRPr="009457E7">
        <w:rPr>
          <w:lang w:val="es-ES_tradnl"/>
        </w:rPr>
        <w:t> </w:t>
      </w:r>
    </w:p>
    <w:p w14:paraId="704495DD" w14:textId="02B9CE79" w:rsidR="009457E7" w:rsidRPr="009457E7" w:rsidRDefault="009457E7" w:rsidP="009457E7">
      <w:pPr>
        <w:pStyle w:val="ListParagraph"/>
        <w:numPr>
          <w:ilvl w:val="0"/>
          <w:numId w:val="9"/>
        </w:numPr>
        <w:rPr>
          <w:lang w:val="es-ES_tradnl"/>
        </w:rPr>
      </w:pPr>
      <w:r w:rsidRPr="009457E7">
        <w:rPr>
          <w:lang w:val="es-ES_tradnl"/>
        </w:rPr>
        <w:t>Lógica descriptiva</w:t>
      </w:r>
    </w:p>
    <w:p w14:paraId="3D85F9B9" w14:textId="4684D0A1" w:rsidR="009457E7" w:rsidRPr="009457E7" w:rsidRDefault="009457E7" w:rsidP="009457E7">
      <w:pPr>
        <w:ind w:left="708" w:firstLine="708"/>
        <w:rPr>
          <w:lang w:val="es-ES_tradnl"/>
        </w:rPr>
      </w:pPr>
      <w:r w:rsidRPr="009457E7">
        <w:rPr>
          <w:lang w:val="es-ES_tradnl"/>
        </w:rPr>
        <w:t>HombreFeliz = Y(TieneSalud, TieneDinero, TieneAmor))</w:t>
      </w:r>
    </w:p>
    <w:p w14:paraId="0A832FC6" w14:textId="77777777" w:rsidR="009457E7" w:rsidRPr="009457E7" w:rsidRDefault="009457E7" w:rsidP="009457E7">
      <w:pPr>
        <w:rPr>
          <w:lang w:val="es-ES"/>
        </w:rPr>
      </w:pPr>
    </w:p>
    <w:p w14:paraId="51D116EE" w14:textId="0EBD91D6" w:rsidR="009457E7" w:rsidRPr="009457E7" w:rsidRDefault="009457E7" w:rsidP="009457E7">
      <w:pPr>
        <w:rPr>
          <w:b/>
          <w:bCs/>
          <w:i/>
          <w:iCs/>
          <w:lang w:val="es-ES" w:eastAsia="es-ES_tradnl"/>
        </w:rPr>
      </w:pPr>
      <w:r>
        <w:rPr>
          <w:lang w:val="es-ES" w:eastAsia="es-ES_tradnl"/>
        </w:rPr>
        <w:t xml:space="preserve">Los más común: </w:t>
      </w:r>
      <w:r w:rsidRPr="009457E7">
        <w:rPr>
          <w:b/>
          <w:bCs/>
          <w:lang w:val="es-ES" w:eastAsia="es-ES_tradnl"/>
        </w:rPr>
        <w:t>ALC</w:t>
      </w:r>
      <w:r>
        <w:rPr>
          <w:lang w:val="es-ES" w:eastAsia="es-ES_tradnl"/>
        </w:rPr>
        <w:t xml:space="preserve"> (</w:t>
      </w:r>
      <w:r w:rsidRPr="009457E7">
        <w:rPr>
          <w:b/>
          <w:bCs/>
          <w:i/>
          <w:iCs/>
          <w:lang w:val="es-ES" w:eastAsia="es-ES_tradnl"/>
        </w:rPr>
        <w:t>Attributive Language with Complements</w:t>
      </w:r>
      <w:r>
        <w:rPr>
          <w:b/>
          <w:bCs/>
          <w:i/>
          <w:iCs/>
          <w:lang w:val="es-ES" w:eastAsia="es-ES_tradnl"/>
        </w:rPr>
        <w:t>)</w:t>
      </w:r>
    </w:p>
    <w:p w14:paraId="35E91C6D" w14:textId="11388C68" w:rsidR="009457E7" w:rsidRPr="009457E7" w:rsidRDefault="009457E7" w:rsidP="009457E7">
      <w:pPr>
        <w:pStyle w:val="ListParagraph"/>
        <w:numPr>
          <w:ilvl w:val="0"/>
          <w:numId w:val="9"/>
        </w:numPr>
        <w:rPr>
          <w:lang w:val="es-ES" w:eastAsia="es-ES_tradnl"/>
        </w:rPr>
      </w:pPr>
      <w:r w:rsidRPr="009457E7">
        <w:rPr>
          <w:b/>
          <w:bCs/>
          <w:lang w:val="es-ES" w:eastAsia="es-ES_tradnl"/>
        </w:rPr>
        <w:t>TBox</w:t>
      </w:r>
      <w:r w:rsidRPr="009457E7">
        <w:rPr>
          <w:lang w:val="es-ES" w:eastAsia="es-ES_tradnl"/>
        </w:rPr>
        <w:t>: Define tipos y Relaciones</w:t>
      </w:r>
    </w:p>
    <w:p w14:paraId="5C4C4FC3" w14:textId="416F2F13" w:rsidR="009457E7" w:rsidRDefault="009457E7" w:rsidP="009457E7">
      <w:pPr>
        <w:pStyle w:val="ListParagraph"/>
        <w:numPr>
          <w:ilvl w:val="0"/>
          <w:numId w:val="9"/>
        </w:numPr>
        <w:rPr>
          <w:lang w:val="es-ES" w:eastAsia="es-ES_tradnl"/>
        </w:rPr>
      </w:pPr>
      <w:r w:rsidRPr="009457E7">
        <w:rPr>
          <w:b/>
          <w:bCs/>
          <w:lang w:val="es-ES" w:eastAsia="es-ES_tradnl"/>
        </w:rPr>
        <w:t>ABox</w:t>
      </w:r>
      <w:r w:rsidRPr="009457E7">
        <w:rPr>
          <w:lang w:val="es-ES" w:eastAsia="es-ES_tradnl"/>
        </w:rPr>
        <w:t>: Define individuos</w:t>
      </w:r>
    </w:p>
    <w:p w14:paraId="616DB5B4" w14:textId="6ED998DE" w:rsidR="009457E7" w:rsidRDefault="009457E7" w:rsidP="009457E7">
      <w:pPr>
        <w:rPr>
          <w:lang w:val="es-ES" w:eastAsia="es-ES_tradnl"/>
        </w:rPr>
      </w:pPr>
    </w:p>
    <w:p w14:paraId="2CCA6BD8" w14:textId="4D83B4CB" w:rsidR="009457E7" w:rsidRDefault="009457E7" w:rsidP="009457E7">
      <w:pPr>
        <w:jc w:val="center"/>
        <w:rPr>
          <w:lang w:val="es-ES" w:eastAsia="es-ES_tradnl"/>
        </w:rPr>
      </w:pPr>
      <w:r>
        <w:rPr>
          <w:noProof/>
          <w:lang w:val="es-ES" w:eastAsia="es-ES_tradnl"/>
        </w:rPr>
        <w:drawing>
          <wp:inline distT="0" distB="0" distL="0" distR="0" wp14:anchorId="7C3FEB82" wp14:editId="7A0C0755">
            <wp:extent cx="4132729" cy="944429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2019-05-30 a la(s) 14.05.4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2937" cy="96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BA9BC" w14:textId="27F4E075" w:rsidR="009457E7" w:rsidRDefault="009457E7">
      <w:pPr>
        <w:rPr>
          <w:lang w:val="es-ES" w:eastAsia="es-ES_tradnl"/>
        </w:rPr>
      </w:pPr>
      <w:r>
        <w:rPr>
          <w:lang w:val="es-ES" w:eastAsia="es-ES_tradnl"/>
        </w:rPr>
        <w:br w:type="page"/>
      </w:r>
    </w:p>
    <w:p w14:paraId="7853C32A" w14:textId="35A913E7" w:rsidR="00042E4B" w:rsidRDefault="00042E4B" w:rsidP="00042E4B">
      <w:pPr>
        <w:pStyle w:val="Heading1"/>
        <w:numPr>
          <w:ilvl w:val="0"/>
          <w:numId w:val="4"/>
        </w:numPr>
        <w:rPr>
          <w:lang w:val="es-ES" w:eastAsia="es-ES_tradnl"/>
        </w:rPr>
      </w:pPr>
      <w:r>
        <w:rPr>
          <w:lang w:val="es-ES" w:eastAsia="es-ES_tradnl"/>
        </w:rPr>
        <w:lastRenderedPageBreak/>
        <w:t>Análisis Semántico</w:t>
      </w:r>
    </w:p>
    <w:p w14:paraId="326D5312" w14:textId="657FC2EC" w:rsidR="00042E4B" w:rsidRDefault="000B607D" w:rsidP="00042E4B">
      <w:pPr>
        <w:rPr>
          <w:lang w:val="es-ES" w:eastAsia="es-ES_tradnl"/>
        </w:rPr>
      </w:pPr>
      <w:r>
        <w:rPr>
          <w:lang w:val="es-ES" w:eastAsia="es-ES_tradnl"/>
        </w:rPr>
        <w:t xml:space="preserve">Hay diferentes formas de análisis semántico. Todas basen en </w:t>
      </w:r>
      <w:r w:rsidRPr="000B607D">
        <w:rPr>
          <w:b/>
          <w:bCs/>
          <w:lang w:val="es-ES" w:eastAsia="es-ES_tradnl"/>
        </w:rPr>
        <w:t>“el principio de composición”</w:t>
      </w:r>
      <w:r>
        <w:rPr>
          <w:b/>
          <w:bCs/>
          <w:lang w:val="es-ES" w:eastAsia="es-ES_tradnl"/>
        </w:rPr>
        <w:t>:</w:t>
      </w:r>
      <w:r>
        <w:rPr>
          <w:lang w:val="es-ES" w:eastAsia="es-ES_tradnl"/>
        </w:rPr>
        <w:t xml:space="preserve"> el significado de una oración se construye a partir del significado de sus partes.</w:t>
      </w:r>
      <w:r w:rsidR="00112588">
        <w:rPr>
          <w:lang w:val="es-ES" w:eastAsia="es-ES_tradnl"/>
        </w:rPr>
        <w:t xml:space="preserve"> </w:t>
      </w:r>
    </w:p>
    <w:p w14:paraId="36708E36" w14:textId="7D97D4D6" w:rsidR="000B607D" w:rsidRDefault="000B607D" w:rsidP="00042E4B">
      <w:pPr>
        <w:rPr>
          <w:lang w:val="es-ES" w:eastAsia="es-ES_tradnl"/>
        </w:rPr>
      </w:pPr>
    </w:p>
    <w:p w14:paraId="3D5DD5B8" w14:textId="44CD10C6" w:rsidR="00112588" w:rsidRDefault="001C3D7F" w:rsidP="00112588">
      <w:pPr>
        <w:pStyle w:val="Heading2"/>
        <w:rPr>
          <w:lang w:val="es-ES" w:eastAsia="es-ES_tradnl"/>
        </w:rPr>
      </w:pPr>
      <w:r>
        <w:rPr>
          <w:rFonts w:ascii="Calibri" w:hAnsi="Calibri" w:cs="Calibri"/>
          <w:noProof/>
          <w:sz w:val="22"/>
          <w:szCs w:val="22"/>
          <w:lang w:val="es-ES"/>
        </w:rPr>
        <w:drawing>
          <wp:anchor distT="0" distB="0" distL="114300" distR="114300" simplePos="0" relativeHeight="251658240" behindDoc="1" locked="0" layoutInCell="1" allowOverlap="1" wp14:anchorId="11390BE2" wp14:editId="7C7B98B6">
            <wp:simplePos x="0" y="0"/>
            <wp:positionH relativeFrom="column">
              <wp:posOffset>5917490</wp:posOffset>
            </wp:positionH>
            <wp:positionV relativeFrom="page">
              <wp:posOffset>1817370</wp:posOffset>
            </wp:positionV>
            <wp:extent cx="1052195" cy="2428875"/>
            <wp:effectExtent l="0" t="0" r="1905" b="0"/>
            <wp:wrapNone/>
            <wp:docPr id="8" name="Imagen 8" descr="Representacion &#10;del significado &#10;Análisis semántico &#10;Árbol sintáctico &#10;Análisis sintáctico &#10;Ora ció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presentacion &#10;del significado &#10;Análisis semántico &#10;Árbol sintáctico &#10;Análisis sintáctico &#10;Ora ción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219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2588">
        <w:rPr>
          <w:lang w:val="es-ES" w:eastAsia="es-ES_tradnl"/>
        </w:rPr>
        <w:t>Análisis dirigido por la sintaxis</w:t>
      </w:r>
    </w:p>
    <w:p w14:paraId="3310D234" w14:textId="0FADF826" w:rsidR="00112588" w:rsidRPr="00112588" w:rsidRDefault="00112588" w:rsidP="00112588">
      <w:pPr>
        <w:rPr>
          <w:lang w:val="es-ES" w:eastAsia="es-ES_tradnl"/>
        </w:rPr>
      </w:pPr>
      <w:r>
        <w:rPr>
          <w:lang w:val="es-ES" w:eastAsia="es-ES_tradnl"/>
        </w:rPr>
        <w:t>El análisis se hace paso a paso, ampliando el conocimiento previo.</w:t>
      </w:r>
    </w:p>
    <w:p w14:paraId="199C3E56" w14:textId="36B76490" w:rsidR="00112588" w:rsidRDefault="00112588" w:rsidP="00112588">
      <w:pPr>
        <w:rPr>
          <w:rFonts w:ascii="Calibri" w:hAnsi="Calibri" w:cs="Calibri"/>
          <w:sz w:val="22"/>
          <w:szCs w:val="22"/>
          <w:lang w:val="es-ES"/>
        </w:rPr>
      </w:pPr>
    </w:p>
    <w:p w14:paraId="3267A723" w14:textId="54BA40F8" w:rsidR="009457E7" w:rsidRDefault="00112588" w:rsidP="00112588">
      <w:pPr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 xml:space="preserve">Al Árbol sintáctico se </w:t>
      </w:r>
      <w:r w:rsidR="001F3E6D">
        <w:rPr>
          <w:rFonts w:ascii="Calibri" w:hAnsi="Calibri" w:cs="Calibri"/>
          <w:sz w:val="22"/>
          <w:szCs w:val="22"/>
          <w:lang w:val="es-ES"/>
        </w:rPr>
        <w:fldChar w:fldCharType="begin"/>
      </w:r>
      <w:r w:rsidR="001F3E6D">
        <w:rPr>
          <w:rFonts w:ascii="Calibri" w:hAnsi="Calibri" w:cs="Calibri"/>
          <w:sz w:val="22"/>
          <w:szCs w:val="22"/>
          <w:lang w:val="es-ES"/>
        </w:rPr>
        <w:instrText xml:space="preserve"> INCLUDEPICTURE "/var/folders/7d/dp15r6zd5yd0mw8wsbjgf3vc0000gs/T/com.microsoft.Word/WebArchiveCopyPasteTempFiles/cid598ECE14-4255-3744-8B78-360922E981DF.png" \* MERGEFORMATINET </w:instrText>
      </w:r>
      <w:r w:rsidR="001F3E6D">
        <w:rPr>
          <w:rFonts w:ascii="Calibri" w:hAnsi="Calibri" w:cs="Calibri"/>
          <w:sz w:val="22"/>
          <w:szCs w:val="22"/>
          <w:lang w:val="es-ES"/>
        </w:rPr>
        <w:fldChar w:fldCharType="end"/>
      </w:r>
      <w:r>
        <w:rPr>
          <w:rFonts w:ascii="Calibri" w:hAnsi="Calibri" w:cs="Calibri"/>
          <w:sz w:val="22"/>
          <w:szCs w:val="22"/>
          <w:lang w:val="es-ES"/>
        </w:rPr>
        <w:t xml:space="preserve">añadirán </w:t>
      </w:r>
      <w:r w:rsidRPr="00112588">
        <w:rPr>
          <w:rFonts w:ascii="Calibri" w:hAnsi="Calibri" w:cs="Calibri"/>
          <w:b/>
          <w:bCs/>
          <w:sz w:val="22"/>
          <w:szCs w:val="22"/>
          <w:lang w:val="es-ES"/>
        </w:rPr>
        <w:t>anotaciones semánticas</w:t>
      </w:r>
      <w:r>
        <w:rPr>
          <w:rFonts w:ascii="Calibri" w:hAnsi="Calibri" w:cs="Calibri"/>
          <w:sz w:val="22"/>
          <w:szCs w:val="22"/>
          <w:lang w:val="es-ES"/>
        </w:rPr>
        <w:t xml:space="preserve"> y se</w:t>
      </w:r>
      <w:r w:rsidR="005A0BC2">
        <w:rPr>
          <w:rFonts w:ascii="Calibri" w:hAnsi="Calibri" w:cs="Calibri"/>
          <w:sz w:val="22"/>
          <w:szCs w:val="22"/>
          <w:lang w:val="es-ES"/>
        </w:rPr>
        <w:t xml:space="preserve"> aplican en función</w:t>
      </w:r>
    </w:p>
    <w:p w14:paraId="44D888F9" w14:textId="085B594B" w:rsidR="005A0BC2" w:rsidRPr="00112588" w:rsidRDefault="007F7893" w:rsidP="00112588">
      <w:pPr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noProof/>
          <w:sz w:val="22"/>
          <w:szCs w:val="22"/>
          <w:lang w:val="es-ES"/>
        </w:rPr>
        <w:drawing>
          <wp:anchor distT="0" distB="0" distL="114300" distR="114300" simplePos="0" relativeHeight="251658246" behindDoc="0" locked="0" layoutInCell="1" allowOverlap="1" wp14:anchorId="733A99AF" wp14:editId="06BFBC47">
            <wp:simplePos x="0" y="0"/>
            <wp:positionH relativeFrom="column">
              <wp:posOffset>3928633</wp:posOffset>
            </wp:positionH>
            <wp:positionV relativeFrom="paragraph">
              <wp:posOffset>110117</wp:posOffset>
            </wp:positionV>
            <wp:extent cx="1378004" cy="1685365"/>
            <wp:effectExtent l="0" t="0" r="0" b="381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 de pantalla 2019-07-04 a la(s) 14.15.2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8004" cy="1685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0BC2">
        <w:rPr>
          <w:rFonts w:ascii="Calibri" w:hAnsi="Calibri" w:cs="Calibri"/>
          <w:sz w:val="22"/>
          <w:szCs w:val="22"/>
          <w:lang w:val="es-ES"/>
        </w:rPr>
        <w:t>Del Árbol sintáctico.</w:t>
      </w:r>
    </w:p>
    <w:p w14:paraId="40458F32" w14:textId="2B7DCC49" w:rsidR="000B607D" w:rsidRDefault="000B607D" w:rsidP="009457E7">
      <w:pPr>
        <w:jc w:val="center"/>
        <w:rPr>
          <w:rFonts w:ascii="Calibri" w:hAnsi="Calibri" w:cs="Calibri"/>
          <w:sz w:val="22"/>
          <w:szCs w:val="22"/>
          <w:lang w:val="es-ES"/>
        </w:rPr>
      </w:pPr>
    </w:p>
    <w:p w14:paraId="3DE2B499" w14:textId="1BFC8BB3" w:rsidR="001F3E6D" w:rsidRDefault="00112588" w:rsidP="00112588">
      <w:pPr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fldChar w:fldCharType="begin"/>
      </w:r>
      <w:r>
        <w:rPr>
          <w:rFonts w:ascii="Calibri" w:hAnsi="Calibri" w:cs="Calibri"/>
          <w:sz w:val="22"/>
          <w:szCs w:val="22"/>
          <w:lang w:val="es-ES"/>
        </w:rPr>
        <w:instrText xml:space="preserve"> INCLUDEPICTURE "/var/folders/7d/dp15r6zd5yd0mw8wsbjgf3vc0000gs/T/com.microsoft.Word/WebArchiveCopyPasteTempFiles/cid2EBFA5A9-42FF-9443-A2F6-A9D8502B021E.png" \* MERGEFORMATINET </w:instrText>
      </w:r>
      <w:r>
        <w:rPr>
          <w:rFonts w:ascii="Calibri" w:hAnsi="Calibri" w:cs="Calibri"/>
          <w:sz w:val="22"/>
          <w:szCs w:val="22"/>
          <w:lang w:val="es-ES"/>
        </w:rPr>
        <w:fldChar w:fldCharType="separate"/>
      </w:r>
      <w:r>
        <w:rPr>
          <w:rFonts w:ascii="Calibri" w:hAnsi="Calibri" w:cs="Calibri"/>
          <w:noProof/>
          <w:sz w:val="22"/>
          <w:szCs w:val="22"/>
          <w:lang w:val="es-ES"/>
        </w:rPr>
        <w:drawing>
          <wp:inline distT="0" distB="0" distL="0" distR="0" wp14:anchorId="34BAEA9C" wp14:editId="01C72044">
            <wp:extent cx="3316941" cy="1282976"/>
            <wp:effectExtent l="0" t="0" r="0" b="0"/>
            <wp:docPr id="9" name="Imagen 9" descr="gel.iking(e) A Liker(e, Fran\is•) Liked(e, Frar•a) &#10;ProperNoun &#10;Francis &#10;Verb — &#10;likes &#10;ProperNoun &#10;Eras c a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el.iking(e) A Liker(e, Fran\is•) Liked(e, Frar•a) &#10;ProperNoun &#10;Francis &#10;Verb — &#10;likes &#10;ProperNoun &#10;Eras c a 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357" cy="1308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 w:val="22"/>
          <w:szCs w:val="22"/>
          <w:lang w:val="es-ES"/>
        </w:rPr>
        <w:fldChar w:fldCharType="end"/>
      </w:r>
    </w:p>
    <w:p w14:paraId="017E4DE0" w14:textId="657E3D66" w:rsidR="005A0BC2" w:rsidRDefault="005A0BC2" w:rsidP="00112588">
      <w:pPr>
        <w:rPr>
          <w:rFonts w:ascii="Calibri" w:hAnsi="Calibri" w:cs="Calibri"/>
          <w:sz w:val="22"/>
          <w:szCs w:val="22"/>
          <w:lang w:val="es-ES"/>
        </w:rPr>
      </w:pPr>
    </w:p>
    <w:p w14:paraId="370666A5" w14:textId="713A26F3" w:rsidR="005A0BC2" w:rsidRDefault="005A0BC2" w:rsidP="005A0BC2">
      <w:pPr>
        <w:pStyle w:val="Heading2"/>
        <w:rPr>
          <w:lang w:val="es-ES"/>
        </w:rPr>
      </w:pPr>
      <w:r>
        <w:rPr>
          <w:lang w:val="es-ES"/>
        </w:rPr>
        <w:t>Análisis semántico integrado con el análisis sintáctico</w:t>
      </w:r>
    </w:p>
    <w:p w14:paraId="21C4818A" w14:textId="399AD2C5" w:rsidR="005A0BC2" w:rsidRDefault="005A0BC2" w:rsidP="005A0BC2">
      <w:pPr>
        <w:rPr>
          <w:lang w:val="es-ES"/>
        </w:rPr>
      </w:pPr>
      <w:r>
        <w:rPr>
          <w:lang w:val="es-ES"/>
        </w:rPr>
        <w:t>Un análisis sintáctico puede producir múltiples árboles sintácticos (por ambigüedad). Esta ambigüedad se puede resolver, haciendo un análisis sintáctico y semántico al mismo tiempo. ¡Se crear el árbol paso a paso siguiendo ambos tipos de reglas!</w:t>
      </w:r>
    </w:p>
    <w:p w14:paraId="16EF0F56" w14:textId="73E899AB" w:rsidR="005A0BC2" w:rsidRDefault="005A0BC2" w:rsidP="005A0BC2">
      <w:pPr>
        <w:rPr>
          <w:lang w:val="es-ES"/>
        </w:rPr>
      </w:pPr>
    </w:p>
    <w:p w14:paraId="7146E076" w14:textId="4495D2FC" w:rsidR="005A0BC2" w:rsidRDefault="005A0BC2" w:rsidP="005A0BC2">
      <w:pPr>
        <w:jc w:val="center"/>
        <w:rPr>
          <w:lang w:val="es-ES"/>
        </w:rPr>
      </w:pPr>
      <w:r w:rsidRPr="005A0BC2">
        <w:rPr>
          <w:noProof/>
          <w:lang w:val="es-ES"/>
        </w:rPr>
        <w:drawing>
          <wp:inline distT="0" distB="0" distL="0" distR="0" wp14:anchorId="34D804F4" wp14:editId="0A4B24A7">
            <wp:extent cx="5396230" cy="2032635"/>
            <wp:effectExtent l="0" t="0" r="127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62DE3" w14:textId="6D5DDED4" w:rsidR="00FB5954" w:rsidRDefault="00FB5954" w:rsidP="00FB5954">
      <w:pPr>
        <w:rPr>
          <w:lang w:val="es-ES"/>
        </w:rPr>
      </w:pPr>
    </w:p>
    <w:p w14:paraId="453A63BA" w14:textId="231BB584" w:rsidR="00FB5954" w:rsidRDefault="00FB5954" w:rsidP="00FB5954">
      <w:pPr>
        <w:pStyle w:val="Heading2"/>
        <w:rPr>
          <w:lang w:val="es-ES"/>
        </w:rPr>
      </w:pPr>
      <w:r>
        <w:rPr>
          <w:lang w:val="es-ES"/>
        </w:rPr>
        <w:t>Anotación semántica</w:t>
      </w:r>
      <w:r w:rsidR="00A46495">
        <w:rPr>
          <w:lang w:val="es-ES"/>
        </w:rPr>
        <w:t xml:space="preserve"> (sirve para ambos métodos)</w:t>
      </w:r>
    </w:p>
    <w:p w14:paraId="79217CA9" w14:textId="3F4B4912" w:rsidR="00FB5954" w:rsidRPr="00FB5954" w:rsidRDefault="00FB5954" w:rsidP="00FB5954">
      <w:pPr>
        <w:numPr>
          <w:ilvl w:val="1"/>
          <w:numId w:val="10"/>
        </w:numPr>
        <w:ind w:left="1015"/>
        <w:textAlignment w:val="center"/>
        <w:rPr>
          <w:rFonts w:ascii="Calibri" w:eastAsia="Times New Roman" w:hAnsi="Calibri" w:cs="Calibri"/>
          <w:sz w:val="22"/>
          <w:szCs w:val="22"/>
          <w:lang w:val="es-ES" w:eastAsia="es-ES_tradnl"/>
        </w:rPr>
      </w:pPr>
      <w:r w:rsidRPr="00FB5954">
        <w:rPr>
          <w:rFonts w:ascii="Calibri" w:eastAsia="Times New Roman" w:hAnsi="Calibri" w:cs="Calibri"/>
          <w:sz w:val="22"/>
          <w:szCs w:val="22"/>
          <w:lang w:val="es-ES" w:eastAsia="es-ES_tradnl"/>
        </w:rPr>
        <w:t>Asociar expresiones del cálculo lambda complejas, similares a una función, a las reglas léxicas.</w:t>
      </w:r>
      <w:r w:rsidR="00FF1E41">
        <w:rPr>
          <w:rFonts w:ascii="Calibri" w:eastAsia="Times New Roman" w:hAnsi="Calibri" w:cs="Calibri"/>
          <w:sz w:val="22"/>
          <w:szCs w:val="22"/>
          <w:lang w:val="es-ES" w:eastAsia="es-ES_tradnl"/>
        </w:rPr>
        <w:t xml:space="preserve"> [</w:t>
      </w:r>
      <w:r w:rsidR="00AE3744">
        <w:rPr>
          <w:rFonts w:ascii="Calibri" w:eastAsia="Times New Roman" w:hAnsi="Calibri" w:cs="Calibri"/>
          <w:sz w:val="22"/>
          <w:szCs w:val="22"/>
          <w:lang w:val="es-ES" w:eastAsia="es-ES_tradnl"/>
        </w:rPr>
        <w:t>anota las reglas léxicas con</w:t>
      </w:r>
      <w:r w:rsidR="00FF1E41">
        <w:rPr>
          <w:rFonts w:ascii="Calibri" w:eastAsia="Times New Roman" w:hAnsi="Calibri" w:cs="Calibri"/>
          <w:sz w:val="22"/>
          <w:szCs w:val="22"/>
          <w:lang w:val="es-ES" w:eastAsia="es-ES_tradnl"/>
        </w:rPr>
        <w:t xml:space="preserve"> </w:t>
      </w:r>
      <w:r w:rsidR="00A95AA2">
        <w:rPr>
          <w:rFonts w:ascii="Calibri" w:eastAsia="Times New Roman" w:hAnsi="Calibri" w:cs="Calibri"/>
          <w:sz w:val="22"/>
          <w:szCs w:val="22"/>
          <w:lang w:val="es-ES" w:eastAsia="es-ES_tradnl"/>
        </w:rPr>
        <w:t>expresiones del cálculo lambda</w:t>
      </w:r>
      <w:r w:rsidR="00FF1E41">
        <w:rPr>
          <w:rFonts w:ascii="Calibri" w:eastAsia="Times New Roman" w:hAnsi="Calibri" w:cs="Calibri"/>
          <w:sz w:val="22"/>
          <w:szCs w:val="22"/>
          <w:lang w:val="es-ES" w:eastAsia="es-ES_tradnl"/>
        </w:rPr>
        <w:t>]</w:t>
      </w:r>
    </w:p>
    <w:p w14:paraId="14B84740" w14:textId="0AA0904C" w:rsidR="00FB5954" w:rsidRPr="00FB5954" w:rsidRDefault="00FB5954" w:rsidP="00FB5954">
      <w:pPr>
        <w:numPr>
          <w:ilvl w:val="1"/>
          <w:numId w:val="10"/>
        </w:numPr>
        <w:ind w:left="1015"/>
        <w:textAlignment w:val="center"/>
        <w:rPr>
          <w:rFonts w:ascii="Calibri" w:eastAsia="Times New Roman" w:hAnsi="Calibri" w:cs="Calibri"/>
          <w:sz w:val="22"/>
          <w:szCs w:val="22"/>
          <w:lang w:val="es-ES" w:eastAsia="es-ES_tradnl"/>
        </w:rPr>
      </w:pPr>
      <w:r w:rsidRPr="00FB5954">
        <w:rPr>
          <w:rFonts w:ascii="Calibri" w:eastAsia="Times New Roman" w:hAnsi="Calibri" w:cs="Calibri"/>
          <w:sz w:val="22"/>
          <w:szCs w:val="22"/>
          <w:lang w:val="es-ES" w:eastAsia="es-ES_tradnl"/>
        </w:rPr>
        <w:t>Copiar el valor semántico del único constituyente a la construcción de la regla gramatical solo tiene un constituyente.</w:t>
      </w:r>
      <w:r w:rsidR="00FF1E41">
        <w:rPr>
          <w:rFonts w:ascii="Calibri" w:eastAsia="Times New Roman" w:hAnsi="Calibri" w:cs="Calibri"/>
          <w:sz w:val="22"/>
          <w:szCs w:val="22"/>
          <w:lang w:val="es-ES" w:eastAsia="es-ES_tradnl"/>
        </w:rPr>
        <w:t xml:space="preserve"> [</w:t>
      </w:r>
      <w:r w:rsidR="00267110">
        <w:rPr>
          <w:rFonts w:ascii="Calibri" w:eastAsia="Times New Roman" w:hAnsi="Calibri" w:cs="Calibri"/>
          <w:sz w:val="22"/>
          <w:szCs w:val="22"/>
          <w:lang w:val="es-ES" w:eastAsia="es-ES_tradnl"/>
        </w:rPr>
        <w:t>Sustituye</w:t>
      </w:r>
      <w:r w:rsidR="00FF1E41">
        <w:rPr>
          <w:rFonts w:ascii="Calibri" w:eastAsia="Times New Roman" w:hAnsi="Calibri" w:cs="Calibri"/>
          <w:sz w:val="22"/>
          <w:szCs w:val="22"/>
          <w:lang w:val="es-ES" w:eastAsia="es-ES_tradnl"/>
        </w:rPr>
        <w:t xml:space="preserve"> el contenido gramático </w:t>
      </w:r>
      <w:r w:rsidR="00635F4E">
        <w:rPr>
          <w:rFonts w:ascii="Calibri" w:eastAsia="Times New Roman" w:hAnsi="Calibri" w:cs="Calibri"/>
          <w:sz w:val="22"/>
          <w:szCs w:val="22"/>
          <w:lang w:val="es-ES" w:eastAsia="es-ES_tradnl"/>
        </w:rPr>
        <w:t>en las reglas gramaticales</w:t>
      </w:r>
      <w:r w:rsidR="00267110">
        <w:rPr>
          <w:rFonts w:ascii="Calibri" w:eastAsia="Times New Roman" w:hAnsi="Calibri" w:cs="Calibri"/>
          <w:sz w:val="22"/>
          <w:szCs w:val="22"/>
          <w:lang w:val="es-ES" w:eastAsia="es-ES_tradnl"/>
        </w:rPr>
        <w:t>]</w:t>
      </w:r>
    </w:p>
    <w:p w14:paraId="7C920C6E" w14:textId="34269F7F" w:rsidR="00FB5954" w:rsidRPr="00FB5954" w:rsidRDefault="00FB5954" w:rsidP="00FB5954">
      <w:pPr>
        <w:numPr>
          <w:ilvl w:val="1"/>
          <w:numId w:val="10"/>
        </w:numPr>
        <w:ind w:left="1015"/>
        <w:textAlignment w:val="center"/>
        <w:rPr>
          <w:rFonts w:ascii="Calibri" w:eastAsia="Times New Roman" w:hAnsi="Calibri" w:cs="Calibri"/>
          <w:sz w:val="22"/>
          <w:szCs w:val="22"/>
          <w:lang w:val="es-ES" w:eastAsia="es-ES_tradnl"/>
        </w:rPr>
      </w:pPr>
      <w:r w:rsidRPr="00FB5954">
        <w:rPr>
          <w:rFonts w:ascii="Calibri" w:eastAsia="Times New Roman" w:hAnsi="Calibri" w:cs="Calibri"/>
          <w:sz w:val="22"/>
          <w:szCs w:val="22"/>
          <w:lang w:val="es-ES" w:eastAsia="es-ES_tradnl"/>
        </w:rPr>
        <w:t>Aplicar la semántica de uno de los constituyentes de una regla gramatical a las semánticas de otro de los constituyentes de la regla como si fuera una función.</w:t>
      </w:r>
      <w:r w:rsidR="00267110">
        <w:rPr>
          <w:rFonts w:ascii="Calibri" w:eastAsia="Times New Roman" w:hAnsi="Calibri" w:cs="Calibri"/>
          <w:sz w:val="22"/>
          <w:szCs w:val="22"/>
          <w:lang w:val="es-ES" w:eastAsia="es-ES_tradnl"/>
        </w:rPr>
        <w:t xml:space="preserve"> [</w:t>
      </w:r>
      <w:r w:rsidR="008F63E2">
        <w:rPr>
          <w:rFonts w:ascii="Calibri" w:eastAsia="Times New Roman" w:hAnsi="Calibri" w:cs="Calibri"/>
          <w:sz w:val="22"/>
          <w:szCs w:val="22"/>
          <w:lang w:val="es-ES" w:eastAsia="es-ES_tradnl"/>
        </w:rPr>
        <w:t>juntando reglas</w:t>
      </w:r>
      <w:r w:rsidR="006B4E4E">
        <w:rPr>
          <w:rFonts w:ascii="Calibri" w:eastAsia="Times New Roman" w:hAnsi="Calibri" w:cs="Calibri"/>
          <w:sz w:val="22"/>
          <w:szCs w:val="22"/>
          <w:lang w:val="es-ES" w:eastAsia="es-ES_tradnl"/>
        </w:rPr>
        <w:t xml:space="preserve"> gramáticas</w:t>
      </w:r>
      <w:r w:rsidR="008F63E2">
        <w:rPr>
          <w:rFonts w:ascii="Calibri" w:eastAsia="Times New Roman" w:hAnsi="Calibri" w:cs="Calibri"/>
          <w:sz w:val="22"/>
          <w:szCs w:val="22"/>
          <w:lang w:val="es-ES" w:eastAsia="es-ES_tradnl"/>
        </w:rPr>
        <w:t xml:space="preserve">, utiliza el contenido </w:t>
      </w:r>
      <w:r w:rsidR="006B4E4E">
        <w:rPr>
          <w:rFonts w:ascii="Calibri" w:eastAsia="Times New Roman" w:hAnsi="Calibri" w:cs="Calibri"/>
          <w:sz w:val="22"/>
          <w:szCs w:val="22"/>
          <w:lang w:val="es-ES" w:eastAsia="es-ES_tradnl"/>
        </w:rPr>
        <w:t xml:space="preserve">gramático </w:t>
      </w:r>
      <w:r w:rsidR="008F63E2">
        <w:rPr>
          <w:rFonts w:ascii="Calibri" w:eastAsia="Times New Roman" w:hAnsi="Calibri" w:cs="Calibri"/>
          <w:sz w:val="22"/>
          <w:szCs w:val="22"/>
          <w:lang w:val="es-ES" w:eastAsia="es-ES_tradnl"/>
        </w:rPr>
        <w:t>de uno como parámetro de la función del otro]</w:t>
      </w:r>
    </w:p>
    <w:p w14:paraId="3293A673" w14:textId="7D68F58B" w:rsidR="006A7FDD" w:rsidRDefault="006A7FDD">
      <w:pPr>
        <w:rPr>
          <w:lang w:val="es-ES"/>
        </w:rPr>
      </w:pPr>
      <w:r>
        <w:rPr>
          <w:lang w:val="es-ES"/>
        </w:rPr>
        <w:br w:type="page"/>
      </w:r>
    </w:p>
    <w:p w14:paraId="0305798E" w14:textId="1B513459" w:rsidR="00FB5954" w:rsidRDefault="006A7FDD" w:rsidP="006A7FDD">
      <w:pPr>
        <w:pStyle w:val="Heading1"/>
        <w:numPr>
          <w:ilvl w:val="0"/>
          <w:numId w:val="4"/>
        </w:numPr>
        <w:rPr>
          <w:lang w:val="es-ES"/>
        </w:rPr>
      </w:pPr>
      <w:r>
        <w:rPr>
          <w:lang w:val="es-ES"/>
        </w:rPr>
        <w:lastRenderedPageBreak/>
        <w:t>Semántica Léxica</w:t>
      </w:r>
    </w:p>
    <w:p w14:paraId="32B07D46" w14:textId="77777777" w:rsidR="009C6366" w:rsidRPr="009C6366" w:rsidRDefault="009C6366" w:rsidP="009C6366">
      <w:pPr>
        <w:rPr>
          <w:lang w:val="es-ES_tradnl"/>
        </w:rPr>
      </w:pPr>
      <w:r w:rsidRPr="009C6366">
        <w:rPr>
          <w:lang w:val="es-ES_tradnl"/>
        </w:rPr>
        <w:t>Es el estudio del significado y las relaciones de sentido entre palabras.</w:t>
      </w:r>
    </w:p>
    <w:p w14:paraId="37C2AB97" w14:textId="77777777" w:rsidR="009C6366" w:rsidRPr="009C6366" w:rsidRDefault="009C6366" w:rsidP="009C6366">
      <w:pPr>
        <w:rPr>
          <w:lang w:val="es-ES_tradnl"/>
        </w:rPr>
      </w:pPr>
      <w:r w:rsidRPr="009C6366">
        <w:rPr>
          <w:lang w:val="es-ES_tradnl"/>
        </w:rPr>
        <w:t> </w:t>
      </w:r>
    </w:p>
    <w:p w14:paraId="4F49D6CD" w14:textId="1D21FB67" w:rsidR="009C6366" w:rsidRPr="009C6366" w:rsidRDefault="009C6366" w:rsidP="006A7FDD">
      <w:pPr>
        <w:rPr>
          <w:lang w:val="es-ES_tradnl"/>
        </w:rPr>
      </w:pPr>
      <w:r w:rsidRPr="009C6366">
        <w:rPr>
          <w:b/>
          <w:bCs/>
          <w:lang w:val="es-ES_tradnl"/>
        </w:rPr>
        <w:t>Lema</w:t>
      </w:r>
      <w:r w:rsidRPr="009C6366">
        <w:rPr>
          <w:lang w:val="es-ES_tradnl"/>
        </w:rPr>
        <w:t>: Es la versión básica de una palabra</w:t>
      </w:r>
    </w:p>
    <w:p w14:paraId="01DBEDB5" w14:textId="77777777" w:rsidR="009C6366" w:rsidRPr="009C6366" w:rsidRDefault="009C6366" w:rsidP="009C6366">
      <w:pPr>
        <w:pStyle w:val="Heading2"/>
        <w:rPr>
          <w:lang w:val="es-ES_tradnl"/>
        </w:rPr>
      </w:pPr>
      <w:r w:rsidRPr="009C6366">
        <w:rPr>
          <w:lang w:val="es-ES_tradnl"/>
        </w:rPr>
        <w:t>Relaciones entre lemas</w:t>
      </w:r>
    </w:p>
    <w:p w14:paraId="6D3AE1BD" w14:textId="77777777" w:rsidR="009C6366" w:rsidRPr="009C6366" w:rsidRDefault="009C6366" w:rsidP="009C6366">
      <w:pPr>
        <w:rPr>
          <w:lang w:val="es-ES_tradnl"/>
        </w:rPr>
      </w:pPr>
      <w:r w:rsidRPr="009C6366">
        <w:rPr>
          <w:b/>
          <w:bCs/>
          <w:lang w:val="es-ES_tradnl"/>
        </w:rPr>
        <w:t>Homonimía:</w:t>
      </w:r>
      <w:r w:rsidRPr="009C6366">
        <w:rPr>
          <w:lang w:val="es-ES_tradnl"/>
        </w:rPr>
        <w:t xml:space="preserve"> palabras similares con sentidos distintos [banco</w:t>
      </w:r>
      <w:r w:rsidRPr="009C6366">
        <w:rPr>
          <w:vertAlign w:val="superscript"/>
          <w:lang w:val="es-ES_tradnl"/>
        </w:rPr>
        <w:t>1</w:t>
      </w:r>
      <w:r w:rsidRPr="009C6366">
        <w:rPr>
          <w:lang w:val="es-ES_tradnl"/>
        </w:rPr>
        <w:t>, banco</w:t>
      </w:r>
      <w:r w:rsidRPr="009C6366">
        <w:rPr>
          <w:vertAlign w:val="superscript"/>
          <w:lang w:val="es-ES_tradnl"/>
        </w:rPr>
        <w:t>2</w:t>
      </w:r>
      <w:r w:rsidRPr="009C6366">
        <w:rPr>
          <w:lang w:val="es-ES_tradnl"/>
        </w:rPr>
        <w:t>]</w:t>
      </w:r>
    </w:p>
    <w:p w14:paraId="06F30E37" w14:textId="77777777" w:rsidR="009C6366" w:rsidRPr="009C6366" w:rsidRDefault="009C6366" w:rsidP="009C6366">
      <w:pPr>
        <w:rPr>
          <w:lang w:val="es-ES_tradnl"/>
        </w:rPr>
      </w:pPr>
      <w:r w:rsidRPr="009C6366">
        <w:rPr>
          <w:b/>
          <w:bCs/>
          <w:lang w:val="es-ES_tradnl"/>
        </w:rPr>
        <w:t>Homografía</w:t>
      </w:r>
      <w:r w:rsidRPr="009C6366">
        <w:rPr>
          <w:lang w:val="es-ES_tradnl"/>
        </w:rPr>
        <w:t>: escrito igual, sentido distinto [banco</w:t>
      </w:r>
      <w:r w:rsidRPr="009C6366">
        <w:rPr>
          <w:vertAlign w:val="superscript"/>
          <w:lang w:val="es-ES_tradnl"/>
        </w:rPr>
        <w:t>1</w:t>
      </w:r>
      <w:r w:rsidRPr="009C6366">
        <w:rPr>
          <w:lang w:val="es-ES_tradnl"/>
        </w:rPr>
        <w:t>, banco</w:t>
      </w:r>
      <w:r w:rsidRPr="009C6366">
        <w:rPr>
          <w:vertAlign w:val="superscript"/>
          <w:lang w:val="es-ES_tradnl"/>
        </w:rPr>
        <w:t>2</w:t>
      </w:r>
      <w:r w:rsidRPr="009C6366">
        <w:rPr>
          <w:lang w:val="es-ES_tradnl"/>
        </w:rPr>
        <w:t>]</w:t>
      </w:r>
    </w:p>
    <w:p w14:paraId="3574F7DF" w14:textId="77777777" w:rsidR="009C6366" w:rsidRPr="009C6366" w:rsidRDefault="009C6366" w:rsidP="009C6366">
      <w:pPr>
        <w:rPr>
          <w:lang w:val="es-ES_tradnl"/>
        </w:rPr>
      </w:pPr>
      <w:r w:rsidRPr="009C6366">
        <w:rPr>
          <w:b/>
          <w:bCs/>
          <w:lang w:val="es-ES_tradnl"/>
        </w:rPr>
        <w:t>Homofonía</w:t>
      </w:r>
      <w:r w:rsidRPr="009C6366">
        <w:rPr>
          <w:lang w:val="es-ES_tradnl"/>
        </w:rPr>
        <w:t>: escrito distinto, sueña igual, sentido distinto [vello, bello]</w:t>
      </w:r>
    </w:p>
    <w:p w14:paraId="63560013" w14:textId="394CD455" w:rsidR="009C6366" w:rsidRPr="009C6366" w:rsidRDefault="009C6366" w:rsidP="009C6366">
      <w:pPr>
        <w:rPr>
          <w:lang w:val="es-ES_tradnl"/>
        </w:rPr>
      </w:pPr>
      <w:r w:rsidRPr="009C6366">
        <w:rPr>
          <w:b/>
          <w:bCs/>
          <w:lang w:val="es-ES_tradnl"/>
        </w:rPr>
        <w:t>Sinónima</w:t>
      </w:r>
      <w:r w:rsidRPr="009C6366">
        <w:rPr>
          <w:lang w:val="es-ES_tradnl"/>
        </w:rPr>
        <w:t>: palabras con lemas similares [comenzar, empezar]</w:t>
      </w:r>
    </w:p>
    <w:p w14:paraId="754DBF7A" w14:textId="76C74691" w:rsidR="009C6366" w:rsidRPr="009C6366" w:rsidRDefault="009C6366" w:rsidP="009C6366">
      <w:pPr>
        <w:rPr>
          <w:lang w:val="es-ES_tradnl"/>
        </w:rPr>
      </w:pPr>
      <w:r w:rsidRPr="009C6366">
        <w:rPr>
          <w:b/>
          <w:bCs/>
          <w:lang w:val="es-ES_tradnl"/>
        </w:rPr>
        <w:t>Antónimo</w:t>
      </w:r>
      <w:r w:rsidRPr="009C6366">
        <w:rPr>
          <w:lang w:val="es-ES_tradnl"/>
        </w:rPr>
        <w:t>: palabras con lemas opuestas [grande, pequeño]</w:t>
      </w:r>
    </w:p>
    <w:p w14:paraId="42B79EB6" w14:textId="77777777" w:rsidR="009C6366" w:rsidRPr="009C6366" w:rsidRDefault="009C6366" w:rsidP="009C6366">
      <w:pPr>
        <w:rPr>
          <w:lang w:val="es-ES_tradnl"/>
        </w:rPr>
      </w:pPr>
      <w:r w:rsidRPr="009C6366">
        <w:rPr>
          <w:b/>
          <w:bCs/>
          <w:lang w:val="es-ES_tradnl"/>
        </w:rPr>
        <w:t>hipónimo</w:t>
      </w:r>
      <w:r w:rsidRPr="009C6366">
        <w:rPr>
          <w:lang w:val="es-ES_tradnl"/>
        </w:rPr>
        <w:t>: una palabra es un subconjunto del otro [perro, animal]</w:t>
      </w:r>
    </w:p>
    <w:p w14:paraId="19507B78" w14:textId="537A88CF" w:rsidR="009C6366" w:rsidRPr="009C6366" w:rsidRDefault="009C6366" w:rsidP="009C6366">
      <w:pPr>
        <w:rPr>
          <w:lang w:val="es-ES_tradnl"/>
        </w:rPr>
      </w:pPr>
      <w:r w:rsidRPr="009C6366">
        <w:rPr>
          <w:b/>
          <w:bCs/>
          <w:lang w:val="es-ES_tradnl"/>
        </w:rPr>
        <w:t>hiperónimo</w:t>
      </w:r>
      <w:r w:rsidRPr="009C6366">
        <w:rPr>
          <w:lang w:val="es-ES_tradnl"/>
        </w:rPr>
        <w:t>: revés de hipónimo [animal-&gt; perro]</w:t>
      </w:r>
    </w:p>
    <w:p w14:paraId="3F9D6BC8" w14:textId="4867C31F" w:rsidR="009C6366" w:rsidRDefault="009C6366" w:rsidP="009C6366">
      <w:pPr>
        <w:rPr>
          <w:lang w:val="es-ES_tradnl"/>
        </w:rPr>
      </w:pPr>
      <w:r w:rsidRPr="009C6366">
        <w:rPr>
          <w:b/>
          <w:bCs/>
          <w:lang w:val="es-ES_tradnl"/>
        </w:rPr>
        <w:t>merónimo</w:t>
      </w:r>
      <w:r w:rsidRPr="009C6366">
        <w:rPr>
          <w:lang w:val="es-ES_tradnl"/>
        </w:rPr>
        <w:t>: sea parte de algo [rueda -&gt; coche]</w:t>
      </w:r>
    </w:p>
    <w:p w14:paraId="4FB544CB" w14:textId="15BAA538" w:rsidR="004301AF" w:rsidRPr="009C6366" w:rsidRDefault="004301AF" w:rsidP="009C6366">
      <w:pPr>
        <w:rPr>
          <w:lang w:val="es-US"/>
        </w:rPr>
      </w:pPr>
      <w:r w:rsidRPr="004301AF">
        <w:rPr>
          <w:b/>
          <w:bCs/>
          <w:lang w:val="es-US"/>
        </w:rPr>
        <w:t>metonimia</w:t>
      </w:r>
      <w:r w:rsidRPr="004301AF">
        <w:rPr>
          <w:lang w:val="es-US"/>
        </w:rPr>
        <w:t>: algo sobre otra palabra que tiene un sentido relacionado</w:t>
      </w:r>
    </w:p>
    <w:p w14:paraId="566EC5E1" w14:textId="5AE56913" w:rsidR="006A7FDD" w:rsidRDefault="00CE0F39" w:rsidP="006A7FDD">
      <w:pPr>
        <w:rPr>
          <w:lang w:val="es-ES"/>
        </w:rPr>
      </w:pPr>
      <w:r w:rsidRPr="00CE0F39">
        <w:rPr>
          <w:b/>
          <w:bCs/>
          <w:lang w:val="es-US"/>
        </w:rPr>
        <w:t>polisémicos</w:t>
      </w:r>
      <w:r>
        <w:rPr>
          <w:lang w:val="es-ES"/>
        </w:rPr>
        <w:t xml:space="preserve">: dos sentidos de una palabra están </w:t>
      </w:r>
      <w:r w:rsidR="00775430">
        <w:rPr>
          <w:lang w:val="es-ES"/>
        </w:rPr>
        <w:t>relacionado</w:t>
      </w:r>
    </w:p>
    <w:p w14:paraId="580FDF54" w14:textId="236C4578" w:rsidR="006A7FDD" w:rsidRPr="006A7FDD" w:rsidRDefault="006A7FDD" w:rsidP="009C6366">
      <w:pPr>
        <w:pStyle w:val="Heading1"/>
        <w:rPr>
          <w:lang w:val="es-ES_tradnl"/>
        </w:rPr>
      </w:pPr>
      <w:r w:rsidRPr="006A7FDD">
        <w:rPr>
          <w:lang w:val="es-ES_tradnl"/>
        </w:rPr>
        <w:t xml:space="preserve">Resolver la ambigüedad en </w:t>
      </w:r>
      <w:r w:rsidR="009C6366">
        <w:rPr>
          <w:lang w:val="es-ES_tradnl"/>
        </w:rPr>
        <w:t>el</w:t>
      </w:r>
      <w:r w:rsidRPr="006A7FDD">
        <w:rPr>
          <w:lang w:val="es-ES_tradnl"/>
        </w:rPr>
        <w:t xml:space="preserve"> </w:t>
      </w:r>
      <w:r w:rsidR="009C6366" w:rsidRPr="006A7FDD">
        <w:rPr>
          <w:lang w:val="es-ES_tradnl"/>
        </w:rPr>
        <w:t>análisis semántico</w:t>
      </w:r>
    </w:p>
    <w:p w14:paraId="73F78BEE" w14:textId="77777777" w:rsidR="006A7FDD" w:rsidRPr="006A7FDD" w:rsidRDefault="006A7FDD" w:rsidP="009C6366">
      <w:pPr>
        <w:pStyle w:val="Heading2"/>
        <w:rPr>
          <w:lang w:val="es-ES_tradnl"/>
        </w:rPr>
      </w:pPr>
      <w:r w:rsidRPr="006A7FDD">
        <w:rPr>
          <w:lang w:val="es-ES_tradnl"/>
        </w:rPr>
        <w:t>Aprendizaje supervisado</w:t>
      </w:r>
    </w:p>
    <w:p w14:paraId="3564FA9D" w14:textId="37065377" w:rsidR="006A7FDD" w:rsidRPr="000055C8" w:rsidRDefault="006A7FDD" w:rsidP="006A7FDD">
      <w:pPr>
        <w:rPr>
          <w:lang w:val="es-ES"/>
        </w:rPr>
      </w:pPr>
      <w:r w:rsidRPr="006A7FDD">
        <w:rPr>
          <w:lang w:val="es-ES_tradnl"/>
        </w:rPr>
        <w:t xml:space="preserve">Basado en datos </w:t>
      </w:r>
      <w:r w:rsidRPr="006A7FDD">
        <w:rPr>
          <w:lang w:val="es-ES"/>
        </w:rPr>
        <w:t xml:space="preserve">etiquetadas </w:t>
      </w:r>
      <w:r w:rsidRPr="006A7FDD">
        <w:rPr>
          <w:lang w:val="es-ES_tradnl"/>
        </w:rPr>
        <w:t>entrena un modelo por palabra o múltiples,</w:t>
      </w:r>
      <w:r w:rsidR="000055C8">
        <w:rPr>
          <w:lang w:val="es-ES"/>
        </w:rPr>
        <w:t xml:space="preserve"> </w:t>
      </w:r>
      <w:r w:rsidRPr="006A7FDD">
        <w:rPr>
          <w:lang w:val="es-ES_tradnl"/>
        </w:rPr>
        <w:t>para que extrae características que sirven para predecir el sentido de la palabra.</w:t>
      </w:r>
    </w:p>
    <w:p w14:paraId="7DEF16B3" w14:textId="77777777" w:rsidR="006A7FDD" w:rsidRPr="006A7FDD" w:rsidRDefault="006A7FDD" w:rsidP="006A7FDD">
      <w:pPr>
        <w:rPr>
          <w:lang w:val="es-ES_tradnl"/>
        </w:rPr>
      </w:pPr>
      <w:r w:rsidRPr="006A7FDD">
        <w:rPr>
          <w:lang w:val="es-ES_tradnl"/>
        </w:rPr>
        <w:t>Características pueden ser</w:t>
      </w:r>
    </w:p>
    <w:p w14:paraId="5846BDAC" w14:textId="583DCDD7" w:rsidR="006A7FDD" w:rsidRPr="006A7FDD" w:rsidRDefault="006A7FDD" w:rsidP="006A7FDD">
      <w:pPr>
        <w:numPr>
          <w:ilvl w:val="0"/>
          <w:numId w:val="11"/>
        </w:numPr>
        <w:rPr>
          <w:lang w:val="es-ES_tradnl"/>
        </w:rPr>
      </w:pPr>
      <w:r w:rsidRPr="006A7FDD">
        <w:rPr>
          <w:b/>
          <w:bCs/>
          <w:lang w:val="es-ES_tradnl"/>
        </w:rPr>
        <w:t>Colocación</w:t>
      </w:r>
      <w:r w:rsidRPr="006A7FDD">
        <w:rPr>
          <w:lang w:val="es-ES_tradnl"/>
        </w:rPr>
        <w:t>: el contexto de la palabra (l</w:t>
      </w:r>
      <w:r w:rsidR="00955582">
        <w:rPr>
          <w:lang w:val="es-ES_tradnl"/>
        </w:rPr>
        <w:t>a</w:t>
      </w:r>
      <w:r w:rsidRPr="006A7FDD">
        <w:rPr>
          <w:lang w:val="es-ES_tradnl"/>
        </w:rPr>
        <w:t xml:space="preserve">s palabras </w:t>
      </w:r>
      <w:r w:rsidR="00F02D26">
        <w:rPr>
          <w:lang w:val="es-ES_tradnl"/>
        </w:rPr>
        <w:t>alrededor; en orden</w:t>
      </w:r>
      <w:r w:rsidRPr="006A7FDD">
        <w:rPr>
          <w:lang w:val="es-ES_tradnl"/>
        </w:rPr>
        <w:t>)</w:t>
      </w:r>
    </w:p>
    <w:p w14:paraId="2CE75803" w14:textId="10443299" w:rsidR="006A7FDD" w:rsidRPr="006A7FDD" w:rsidRDefault="006A7FDD" w:rsidP="006A7FDD">
      <w:pPr>
        <w:numPr>
          <w:ilvl w:val="0"/>
          <w:numId w:val="11"/>
        </w:numPr>
        <w:rPr>
          <w:lang w:val="es-ES_tradnl"/>
        </w:rPr>
      </w:pPr>
      <w:r w:rsidRPr="006A7FDD">
        <w:rPr>
          <w:b/>
          <w:bCs/>
          <w:lang w:val="es-ES_tradnl"/>
        </w:rPr>
        <w:t>Palabras vecinas</w:t>
      </w:r>
      <w:r w:rsidRPr="006A7FDD">
        <w:rPr>
          <w:lang w:val="es-ES_tradnl"/>
        </w:rPr>
        <w:t>: Bag-of-words; un conjunto de palabras, también el contexto más probable de la palabra.</w:t>
      </w:r>
    </w:p>
    <w:p w14:paraId="42282D7A" w14:textId="77777777" w:rsidR="006A7FDD" w:rsidRPr="006A7FDD" w:rsidRDefault="006A7FDD" w:rsidP="006A7FDD">
      <w:pPr>
        <w:rPr>
          <w:lang w:val="es-ES_tradnl"/>
        </w:rPr>
      </w:pPr>
      <w:r w:rsidRPr="006A7FDD">
        <w:rPr>
          <w:lang w:val="es-ES_tradnl"/>
        </w:rPr>
        <w:t> </w:t>
      </w:r>
    </w:p>
    <w:p w14:paraId="1A65789D" w14:textId="46FD63DC" w:rsidR="006A7FDD" w:rsidRPr="006A7FDD" w:rsidRDefault="006A7FDD" w:rsidP="009C6366">
      <w:pPr>
        <w:pStyle w:val="Heading2"/>
        <w:rPr>
          <w:lang w:val="es-ES_tradnl"/>
        </w:rPr>
      </w:pPr>
      <w:r w:rsidRPr="006A7FDD">
        <w:rPr>
          <w:lang w:val="es-ES_tradnl"/>
        </w:rPr>
        <w:t>Supervisado débil</w:t>
      </w:r>
      <w:r w:rsidR="0036546F">
        <w:rPr>
          <w:lang w:val="es-ES_tradnl"/>
        </w:rPr>
        <w:t xml:space="preserve"> (o </w:t>
      </w:r>
      <w:r w:rsidR="002F1126">
        <w:rPr>
          <w:lang w:val="es-ES_tradnl"/>
        </w:rPr>
        <w:t>basado en conocimiento)</w:t>
      </w:r>
    </w:p>
    <w:p w14:paraId="41D0E9F7" w14:textId="77777777" w:rsidR="006A7FDD" w:rsidRPr="006A7FDD" w:rsidRDefault="006A7FDD" w:rsidP="006A7FDD">
      <w:pPr>
        <w:rPr>
          <w:lang w:val="es-ES_tradnl"/>
        </w:rPr>
      </w:pPr>
      <w:r w:rsidRPr="006A7FDD">
        <w:rPr>
          <w:lang w:val="es-ES_tradnl"/>
        </w:rPr>
        <w:t>Utilizan bases de conocimiento (diccionario o tesauros), y las firmas (definiciones) de las palabras en estos bases para elegir un sentido entre los posibles.</w:t>
      </w:r>
    </w:p>
    <w:p w14:paraId="06AC74C9" w14:textId="77777777" w:rsidR="006A7FDD" w:rsidRPr="006A7FDD" w:rsidRDefault="006A7FDD" w:rsidP="006A7FDD">
      <w:pPr>
        <w:rPr>
          <w:lang w:val="es-ES_tradnl"/>
        </w:rPr>
      </w:pPr>
      <w:r w:rsidRPr="006A7FDD">
        <w:rPr>
          <w:lang w:val="es-ES_tradnl"/>
        </w:rPr>
        <w:t> </w:t>
      </w:r>
    </w:p>
    <w:p w14:paraId="21090482" w14:textId="77777777" w:rsidR="006A7FDD" w:rsidRPr="006A7FDD" w:rsidRDefault="006A7FDD" w:rsidP="006A7FDD">
      <w:pPr>
        <w:rPr>
          <w:lang w:val="es-ES_tradnl"/>
        </w:rPr>
      </w:pPr>
      <w:r w:rsidRPr="006A7FDD">
        <w:rPr>
          <w:b/>
          <w:bCs/>
          <w:lang w:val="es-ES_tradnl"/>
        </w:rPr>
        <w:t>Lesk Simplificado</w:t>
      </w:r>
      <w:r w:rsidRPr="006A7FDD">
        <w:rPr>
          <w:lang w:val="es-ES_tradnl"/>
        </w:rPr>
        <w:t>: Comparar el contexto con la firma y contar las palabras similares</w:t>
      </w:r>
    </w:p>
    <w:p w14:paraId="71FEBF9F" w14:textId="77777777" w:rsidR="006A7FDD" w:rsidRPr="006A7FDD" w:rsidRDefault="006A7FDD" w:rsidP="006A7FDD">
      <w:pPr>
        <w:rPr>
          <w:lang w:val="es-ES_tradnl"/>
        </w:rPr>
      </w:pPr>
      <w:r w:rsidRPr="006A7FDD">
        <w:rPr>
          <w:b/>
          <w:bCs/>
          <w:lang w:val="es-ES_tradnl"/>
        </w:rPr>
        <w:t>Lesk</w:t>
      </w:r>
      <w:r w:rsidRPr="006A7FDD">
        <w:rPr>
          <w:lang w:val="es-ES_tradnl"/>
        </w:rPr>
        <w:t>: Comparar la firma de la palabra con la firma de cada palabra del contexto</w:t>
      </w:r>
    </w:p>
    <w:p w14:paraId="550A3324" w14:textId="77777777" w:rsidR="006A7FDD" w:rsidRPr="006A7FDD" w:rsidRDefault="006A7FDD" w:rsidP="006A7FDD">
      <w:pPr>
        <w:rPr>
          <w:lang w:val="es-ES_tradnl"/>
        </w:rPr>
      </w:pPr>
      <w:r w:rsidRPr="006A7FDD">
        <w:rPr>
          <w:b/>
          <w:bCs/>
          <w:lang w:val="es-ES_tradnl"/>
        </w:rPr>
        <w:t>Corpus Lesk</w:t>
      </w:r>
      <w:r w:rsidRPr="006A7FDD">
        <w:rPr>
          <w:lang w:val="es-ES_tradnl"/>
        </w:rPr>
        <w:t>: Comparar la firma con el texto completo en cual aparece la palabra ambigua. Utilizar un peso (IDF) en vez de # de overlap.</w:t>
      </w:r>
    </w:p>
    <w:p w14:paraId="0358DA01" w14:textId="77777777" w:rsidR="006A7FDD" w:rsidRPr="006A7FDD" w:rsidRDefault="006A7FDD" w:rsidP="006A7FDD">
      <w:pPr>
        <w:rPr>
          <w:lang w:val="es-ES_tradnl"/>
        </w:rPr>
      </w:pPr>
      <w:r w:rsidRPr="006A7FDD">
        <w:rPr>
          <w:lang w:val="es-ES_tradnl"/>
        </w:rPr>
        <w:t> </w:t>
      </w:r>
    </w:p>
    <w:p w14:paraId="02AFF763" w14:textId="77777777" w:rsidR="006A7FDD" w:rsidRPr="006A7FDD" w:rsidRDefault="006A7FDD" w:rsidP="009C6366">
      <w:pPr>
        <w:pStyle w:val="Heading2"/>
        <w:rPr>
          <w:lang w:val="es-ES_tradnl"/>
        </w:rPr>
      </w:pPr>
      <w:r w:rsidRPr="006A7FDD">
        <w:rPr>
          <w:lang w:val="es-ES_tradnl"/>
        </w:rPr>
        <w:t>Semisupervisado</w:t>
      </w:r>
    </w:p>
    <w:p w14:paraId="33B24C16" w14:textId="77777777" w:rsidR="006A7FDD" w:rsidRPr="006A7FDD" w:rsidRDefault="006A7FDD" w:rsidP="006A7FDD">
      <w:pPr>
        <w:rPr>
          <w:lang w:val="es-ES_tradnl"/>
        </w:rPr>
      </w:pPr>
      <w:r w:rsidRPr="006A7FDD">
        <w:rPr>
          <w:lang w:val="es-ES_tradnl"/>
        </w:rPr>
        <w:t>Se necesita un conjunto de datos etiquetado pequeño que se amplia durante el entrenamiento.</w:t>
      </w:r>
    </w:p>
    <w:p w14:paraId="5A1DA788" w14:textId="7F8C13D8" w:rsidR="006A7FDD" w:rsidRPr="006A7FDD" w:rsidRDefault="006A7FDD" w:rsidP="006A7FDD">
      <w:pPr>
        <w:rPr>
          <w:lang w:val="es-ES_tradnl"/>
        </w:rPr>
      </w:pPr>
      <w:r w:rsidRPr="006A7FDD">
        <w:rPr>
          <w:lang w:val="es-ES_tradnl"/>
        </w:rPr>
        <w:t xml:space="preserve">El algoritmo de </w:t>
      </w:r>
      <w:r w:rsidRPr="006A7FDD">
        <w:rPr>
          <w:b/>
          <w:bCs/>
          <w:lang w:val="es-ES_tradnl"/>
        </w:rPr>
        <w:t>Yarowsky</w:t>
      </w:r>
      <w:r w:rsidRPr="006A7FDD">
        <w:rPr>
          <w:lang w:val="es-ES_tradnl"/>
        </w:rPr>
        <w:t xml:space="preserve"> se utiliza recursivamente, prediciendo un el significado de palabras no etiquetados basado en los datos entrenado. L</w:t>
      </w:r>
      <w:r w:rsidR="00F568A1">
        <w:rPr>
          <w:lang w:val="es-ES_tradnl"/>
        </w:rPr>
        <w:t>a</w:t>
      </w:r>
      <w:r w:rsidRPr="006A7FDD">
        <w:rPr>
          <w:lang w:val="es-ES_tradnl"/>
        </w:rPr>
        <w:t xml:space="preserve">s </w:t>
      </w:r>
      <w:r w:rsidR="00F568A1" w:rsidRPr="006A7FDD">
        <w:rPr>
          <w:lang w:val="es-ES_tradnl"/>
        </w:rPr>
        <w:t>palabras etiquetadas</w:t>
      </w:r>
      <w:r w:rsidRPr="006A7FDD">
        <w:rPr>
          <w:lang w:val="es-ES_tradnl"/>
        </w:rPr>
        <w:t xml:space="preserve"> más probables (más correcto) se añaden </w:t>
      </w:r>
      <w:r w:rsidR="00F568A1" w:rsidRPr="006A7FDD">
        <w:rPr>
          <w:lang w:val="es-ES_tradnl"/>
        </w:rPr>
        <w:t>a los datos</w:t>
      </w:r>
      <w:r w:rsidRPr="006A7FDD">
        <w:rPr>
          <w:lang w:val="es-ES_tradnl"/>
        </w:rPr>
        <w:t xml:space="preserve"> de entrenamiento.</w:t>
      </w:r>
    </w:p>
    <w:p w14:paraId="3EB0FE73" w14:textId="5E330D68" w:rsidR="006A7FDD" w:rsidRPr="006A7FDD" w:rsidRDefault="006A7FDD" w:rsidP="006A7FDD">
      <w:pPr>
        <w:rPr>
          <w:lang w:val="es-ES_tradnl"/>
        </w:rPr>
      </w:pPr>
      <w:r w:rsidRPr="006A7FDD">
        <w:rPr>
          <w:lang w:val="es-ES_tradnl"/>
        </w:rPr>
        <w:t>Hay dos heurísticas para definir el sentido de l</w:t>
      </w:r>
      <w:r w:rsidR="00F568A1">
        <w:rPr>
          <w:lang w:val="es-ES_tradnl"/>
        </w:rPr>
        <w:t>a</w:t>
      </w:r>
      <w:r w:rsidRPr="006A7FDD">
        <w:rPr>
          <w:lang w:val="es-ES_tradnl"/>
        </w:rPr>
        <w:t>s palabras etiquetados iniciales</w:t>
      </w:r>
    </w:p>
    <w:p w14:paraId="271E46CA" w14:textId="0BBD2472" w:rsidR="006A7FDD" w:rsidRPr="006A7FDD" w:rsidRDefault="006A7FDD" w:rsidP="006A7FDD">
      <w:pPr>
        <w:numPr>
          <w:ilvl w:val="0"/>
          <w:numId w:val="12"/>
        </w:numPr>
        <w:rPr>
          <w:lang w:val="es-ES_tradnl"/>
        </w:rPr>
      </w:pPr>
      <w:r w:rsidRPr="006A7FDD">
        <w:rPr>
          <w:b/>
          <w:bCs/>
          <w:lang w:val="es-ES_tradnl"/>
        </w:rPr>
        <w:t>Por colocación</w:t>
      </w:r>
      <w:r w:rsidRPr="006A7FDD">
        <w:rPr>
          <w:lang w:val="es-ES_tradnl"/>
        </w:rPr>
        <w:t xml:space="preserve">: tener </w:t>
      </w:r>
      <w:r w:rsidR="00F568A1" w:rsidRPr="006A7FDD">
        <w:rPr>
          <w:lang w:val="es-ES_tradnl"/>
        </w:rPr>
        <w:t>múltiples firmas</w:t>
      </w:r>
      <w:r w:rsidRPr="006A7FDD">
        <w:rPr>
          <w:lang w:val="es-ES_tradnl"/>
        </w:rPr>
        <w:t>; una por sentido</w:t>
      </w:r>
    </w:p>
    <w:p w14:paraId="4F8E7206" w14:textId="77777777" w:rsidR="006A7FDD" w:rsidRPr="006A7FDD" w:rsidRDefault="006A7FDD" w:rsidP="006A7FDD">
      <w:pPr>
        <w:numPr>
          <w:ilvl w:val="0"/>
          <w:numId w:val="12"/>
        </w:numPr>
        <w:rPr>
          <w:lang w:val="es-ES_tradnl"/>
        </w:rPr>
      </w:pPr>
      <w:r w:rsidRPr="006A7FDD">
        <w:rPr>
          <w:b/>
          <w:bCs/>
          <w:lang w:val="es-ES_tradnl"/>
        </w:rPr>
        <w:t>Por discurso</w:t>
      </w:r>
      <w:r w:rsidRPr="006A7FDD">
        <w:rPr>
          <w:lang w:val="es-ES_tradnl"/>
        </w:rPr>
        <w:t>: tener una única firma por texto; elegir un único sentido por texto</w:t>
      </w:r>
    </w:p>
    <w:p w14:paraId="26B92453" w14:textId="77777777" w:rsidR="006A7FDD" w:rsidRPr="006A7FDD" w:rsidRDefault="006A7FDD" w:rsidP="006A7FDD">
      <w:pPr>
        <w:rPr>
          <w:lang w:val="es-ES_tradnl"/>
        </w:rPr>
      </w:pPr>
      <w:r w:rsidRPr="006A7FDD">
        <w:rPr>
          <w:lang w:val="es-ES_tradnl"/>
        </w:rPr>
        <w:t> </w:t>
      </w:r>
    </w:p>
    <w:p w14:paraId="27B35D52" w14:textId="77777777" w:rsidR="006A7FDD" w:rsidRPr="006A7FDD" w:rsidRDefault="006A7FDD" w:rsidP="009C6366">
      <w:pPr>
        <w:pStyle w:val="Heading2"/>
        <w:rPr>
          <w:lang w:val="es-ES_tradnl"/>
        </w:rPr>
      </w:pPr>
      <w:r w:rsidRPr="006A7FDD">
        <w:rPr>
          <w:lang w:val="es-ES_tradnl"/>
        </w:rPr>
        <w:t>No supervisado</w:t>
      </w:r>
    </w:p>
    <w:p w14:paraId="270FCC1C" w14:textId="77777777" w:rsidR="006A7FDD" w:rsidRPr="006A7FDD" w:rsidRDefault="006A7FDD" w:rsidP="006A7FDD">
      <w:pPr>
        <w:rPr>
          <w:lang w:val="es-ES_tradnl"/>
        </w:rPr>
      </w:pPr>
      <w:r w:rsidRPr="006A7FDD">
        <w:rPr>
          <w:b/>
          <w:bCs/>
          <w:lang w:val="es-ES_tradnl"/>
        </w:rPr>
        <w:t>Algoritmo de Schütze</w:t>
      </w:r>
    </w:p>
    <w:p w14:paraId="2416264A" w14:textId="77777777" w:rsidR="006A7FDD" w:rsidRPr="006A7FDD" w:rsidRDefault="006A7FDD" w:rsidP="006A7FDD">
      <w:pPr>
        <w:rPr>
          <w:lang w:val="es-ES_tradnl"/>
        </w:rPr>
      </w:pPr>
      <w:r w:rsidRPr="006A7FDD">
        <w:rPr>
          <w:lang w:val="es-ES_tradnl"/>
        </w:rPr>
        <w:t>Calcula en contexto para cada instancia de una palabra en un corpus, y hace un clustering de estos vectores de contexto. Los centroides de estos clusters sirven como referencia de sentido.</w:t>
      </w:r>
    </w:p>
    <w:p w14:paraId="00C7AFBE" w14:textId="77777777" w:rsidR="006A7FDD" w:rsidRPr="006A7FDD" w:rsidRDefault="006A7FDD" w:rsidP="006A7FDD">
      <w:pPr>
        <w:rPr>
          <w:lang w:val="es-ES_tradnl"/>
        </w:rPr>
      </w:pPr>
      <w:r w:rsidRPr="006A7FDD">
        <w:rPr>
          <w:lang w:val="es-ES_tradnl"/>
        </w:rPr>
        <w:t> </w:t>
      </w:r>
    </w:p>
    <w:p w14:paraId="07ADAABF" w14:textId="77777777" w:rsidR="006A7FDD" w:rsidRPr="006A7FDD" w:rsidRDefault="006A7FDD" w:rsidP="006A7FDD">
      <w:pPr>
        <w:rPr>
          <w:lang w:val="es-ES_tradnl"/>
        </w:rPr>
      </w:pPr>
      <w:r w:rsidRPr="006A7FDD">
        <w:rPr>
          <w:lang w:val="es-ES_tradnl"/>
        </w:rPr>
        <w:t>Para una palabra ambigua, elija el sentido que es el centroide más cerca al vector del contexto de la palabra.</w:t>
      </w:r>
    </w:p>
    <w:p w14:paraId="05E8E354" w14:textId="1EDF556D" w:rsidR="006A7FDD" w:rsidRDefault="006A7FDD" w:rsidP="006A7FDD">
      <w:pPr>
        <w:rPr>
          <w:lang w:val="es-ES"/>
        </w:rPr>
      </w:pPr>
    </w:p>
    <w:p w14:paraId="78DD0379" w14:textId="71FFF53B" w:rsidR="009C6366" w:rsidRDefault="009C6366" w:rsidP="009C6366">
      <w:pPr>
        <w:pStyle w:val="Heading1"/>
        <w:rPr>
          <w:lang w:val="es-ES"/>
        </w:rPr>
      </w:pPr>
      <w:r>
        <w:rPr>
          <w:lang w:val="es-ES"/>
        </w:rPr>
        <w:lastRenderedPageBreak/>
        <w:t>Como definir la similitud entre palabras?</w:t>
      </w:r>
    </w:p>
    <w:p w14:paraId="036FD7F7" w14:textId="41841960" w:rsidR="009C6366" w:rsidRDefault="009C6366" w:rsidP="009C6366">
      <w:pPr>
        <w:pStyle w:val="ListParagraph"/>
        <w:numPr>
          <w:ilvl w:val="0"/>
          <w:numId w:val="12"/>
        </w:numPr>
        <w:rPr>
          <w:lang w:val="es-ES"/>
        </w:rPr>
      </w:pPr>
      <w:r>
        <w:rPr>
          <w:lang w:val="es-ES"/>
        </w:rPr>
        <w:t>Métodos estadísticos basados en la probabilidad de coocurrencia en un corpus</w:t>
      </w:r>
    </w:p>
    <w:p w14:paraId="35E4C059" w14:textId="2B9EFC39" w:rsidR="009C6366" w:rsidRDefault="00476641" w:rsidP="009C6366">
      <w:pPr>
        <w:pStyle w:val="ListParagraph"/>
        <w:numPr>
          <w:ilvl w:val="0"/>
          <w:numId w:val="12"/>
        </w:numPr>
        <w:rPr>
          <w:lang w:val="es-ES"/>
        </w:rPr>
      </w:pPr>
      <w:r>
        <w:rPr>
          <w:lang w:val="es-ES"/>
        </w:rPr>
        <w:t>Basado en relaciones en un tesauro</w:t>
      </w:r>
    </w:p>
    <w:p w14:paraId="26C1AFF0" w14:textId="0D3ED38D" w:rsidR="00476641" w:rsidRDefault="00476641" w:rsidP="00476641">
      <w:pPr>
        <w:rPr>
          <w:lang w:val="es-ES"/>
        </w:rPr>
      </w:pPr>
    </w:p>
    <w:p w14:paraId="3E468E95" w14:textId="0776CA20" w:rsidR="00476641" w:rsidRDefault="00476641" w:rsidP="00476641">
      <w:pPr>
        <w:pStyle w:val="Heading2"/>
        <w:rPr>
          <w:lang w:val="es-ES"/>
        </w:rPr>
      </w:pPr>
      <w:r>
        <w:rPr>
          <w:lang w:val="es-ES"/>
        </w:rPr>
        <w:t>En un Tesauro</w:t>
      </w:r>
    </w:p>
    <w:p w14:paraId="7334DA5B" w14:textId="063749C1" w:rsidR="00476641" w:rsidRPr="00476641" w:rsidRDefault="00C101BF" w:rsidP="00261372">
      <w:pPr>
        <w:pStyle w:val="Heading3"/>
        <w:rPr>
          <w:lang w:val="es-ES"/>
        </w:rPr>
      </w:pPr>
      <w:r>
        <w:rPr>
          <w:lang w:val="es-ES"/>
        </w:rPr>
        <w:t>Distancia del camino</w:t>
      </w:r>
    </w:p>
    <w:p w14:paraId="07C8B73B" w14:textId="0A006FA8" w:rsidR="00476641" w:rsidRDefault="00476641" w:rsidP="00476641">
      <w:pPr>
        <w:rPr>
          <w:lang w:val="es-ES"/>
        </w:rPr>
      </w:pPr>
      <w:r>
        <w:rPr>
          <w:rFonts w:ascii="Calibri" w:hAnsi="Calibri" w:cs="Calibri"/>
          <w:noProof/>
          <w:sz w:val="22"/>
          <w:szCs w:val="22"/>
          <w:lang w:val="es-ES"/>
        </w:rPr>
        <w:drawing>
          <wp:anchor distT="0" distB="0" distL="114300" distR="114300" simplePos="0" relativeHeight="251658241" behindDoc="1" locked="0" layoutInCell="1" allowOverlap="1" wp14:anchorId="36F164CE" wp14:editId="1513AAD2">
            <wp:simplePos x="0" y="0"/>
            <wp:positionH relativeFrom="column">
              <wp:posOffset>3321050</wp:posOffset>
            </wp:positionH>
            <wp:positionV relativeFrom="paragraph">
              <wp:posOffset>353620</wp:posOffset>
            </wp:positionV>
            <wp:extent cx="2106295" cy="551815"/>
            <wp:effectExtent l="0" t="0" r="1905" b="0"/>
            <wp:wrapNone/>
            <wp:docPr id="11" name="Imagen 11" descr="1 &#10;pathIen(C1' c2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 &#10;pathIen(C1' c2) 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55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ES"/>
        </w:rPr>
        <w:t>Creando una red de sentidos basado en la información del Tesauro, se calcula la similitud de dos sentidos como distancia en esta red.</w:t>
      </w:r>
    </w:p>
    <w:p w14:paraId="22A6071A" w14:textId="2967B110" w:rsidR="00476641" w:rsidRDefault="00476641" w:rsidP="00476641">
      <w:pPr>
        <w:rPr>
          <w:lang w:val="es-ES"/>
        </w:rPr>
      </w:pPr>
    </w:p>
    <w:p w14:paraId="1B6627D9" w14:textId="47AF8179" w:rsidR="00476641" w:rsidRPr="00476641" w:rsidRDefault="00476641" w:rsidP="00913C5E">
      <w:pPr>
        <w:pStyle w:val="ListParagraph"/>
        <w:numPr>
          <w:ilvl w:val="0"/>
          <w:numId w:val="12"/>
        </w:numPr>
        <w:rPr>
          <w:lang w:val="es-ES"/>
        </w:rPr>
      </w:pPr>
      <w:r w:rsidRPr="00476641">
        <w:rPr>
          <w:rFonts w:ascii="Calibri" w:hAnsi="Calibri" w:cs="Calibri"/>
          <w:sz w:val="22"/>
          <w:szCs w:val="22"/>
          <w:lang w:val="es-ES"/>
        </w:rPr>
        <w:t>La similitud en función de la distancia</w:t>
      </w:r>
      <w:r w:rsidRPr="00476641">
        <w:rPr>
          <w:rFonts w:ascii="Calibri" w:hAnsi="Calibri" w:cs="Calibri"/>
          <w:sz w:val="22"/>
          <w:szCs w:val="22"/>
          <w:lang w:val="es-ES"/>
        </w:rPr>
        <w:br/>
      </w:r>
      <w:r>
        <w:rPr>
          <w:rFonts w:ascii="Calibri" w:hAnsi="Calibri" w:cs="Calibri"/>
          <w:sz w:val="22"/>
          <w:szCs w:val="22"/>
          <w:lang w:val="es-ES"/>
        </w:rPr>
        <w:t>entre los significados</w:t>
      </w:r>
    </w:p>
    <w:p w14:paraId="25AD96E8" w14:textId="3306CD09" w:rsidR="00476641" w:rsidRPr="00476641" w:rsidRDefault="00476641" w:rsidP="00476641">
      <w:pPr>
        <w:pStyle w:val="ListParagraph"/>
        <w:rPr>
          <w:lang w:val="es-ES"/>
        </w:rPr>
      </w:pPr>
      <w:r>
        <w:rPr>
          <w:rFonts w:ascii="Calibri" w:hAnsi="Calibri" w:cs="Calibri"/>
          <w:noProof/>
          <w:sz w:val="22"/>
          <w:szCs w:val="22"/>
          <w:lang w:val="es-ES"/>
        </w:rPr>
        <w:drawing>
          <wp:anchor distT="0" distB="0" distL="114300" distR="114300" simplePos="0" relativeHeight="251658242" behindDoc="1" locked="0" layoutInCell="1" allowOverlap="1" wp14:anchorId="0B02D39C" wp14:editId="2F66BDBF">
            <wp:simplePos x="0" y="0"/>
            <wp:positionH relativeFrom="column">
              <wp:posOffset>3168650</wp:posOffset>
            </wp:positionH>
            <wp:positionV relativeFrom="paragraph">
              <wp:posOffset>157405</wp:posOffset>
            </wp:positionV>
            <wp:extent cx="2581275" cy="485775"/>
            <wp:effectExtent l="0" t="0" r="0" b="0"/>
            <wp:wrapNone/>
            <wp:docPr id="12" name="Imagen 12" descr="wordsim(W1, w2) = &#10;max sim(cl, c2) &#10;Cl Esenses(wl) &#10;c-2 es enses (w2 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wordsim(W1, w2) = &#10;max sim(cl, c2) &#10;Cl Esenses(wl) &#10;c-2 es enses (w2 ) 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E21275" w14:textId="138A24B4" w:rsidR="00476641" w:rsidRPr="00476641" w:rsidRDefault="00476641" w:rsidP="00476641">
      <w:pPr>
        <w:pStyle w:val="ListParagraph"/>
        <w:numPr>
          <w:ilvl w:val="0"/>
          <w:numId w:val="12"/>
        </w:numPr>
        <w:rPr>
          <w:lang w:val="es-ES"/>
        </w:rPr>
      </w:pPr>
      <w:r>
        <w:rPr>
          <w:lang w:val="es-ES"/>
        </w:rPr>
        <w:t>La de dos palabras como la máxima</w:t>
      </w:r>
      <w:r>
        <w:rPr>
          <w:lang w:val="es-ES"/>
        </w:rPr>
        <w:br/>
      </w:r>
      <w:r>
        <w:rPr>
          <w:rFonts w:ascii="Calibri" w:hAnsi="Calibri" w:cs="Calibri"/>
          <w:sz w:val="22"/>
          <w:szCs w:val="22"/>
          <w:lang w:val="es-ES"/>
        </w:rPr>
        <w:t>distancia de sus significados</w:t>
      </w:r>
      <w:r>
        <w:rPr>
          <w:rFonts w:ascii="Calibri" w:hAnsi="Calibri" w:cs="Calibri"/>
          <w:sz w:val="22"/>
          <w:szCs w:val="22"/>
          <w:lang w:val="es-ES"/>
        </w:rPr>
        <w:fldChar w:fldCharType="begin"/>
      </w:r>
      <w:r>
        <w:rPr>
          <w:rFonts w:ascii="Calibri" w:hAnsi="Calibri" w:cs="Calibri"/>
          <w:sz w:val="22"/>
          <w:szCs w:val="22"/>
          <w:lang w:val="es-ES"/>
        </w:rPr>
        <w:instrText xml:space="preserve"> INCLUDEPICTURE "/var/folders/7d/dp15r6zd5yd0mw8wsbjgf3vc0000gs/T/com.microsoft.Word/WebArchiveCopyPasteTempFiles/cid32B83CB3-0866-8C4B-9D95-FAB5FE95AE19.png" \* MERGEFORMATINET </w:instrText>
      </w:r>
      <w:r>
        <w:rPr>
          <w:rFonts w:ascii="Calibri" w:hAnsi="Calibri" w:cs="Calibri"/>
          <w:sz w:val="22"/>
          <w:szCs w:val="22"/>
          <w:lang w:val="es-ES"/>
        </w:rPr>
        <w:fldChar w:fldCharType="end"/>
      </w:r>
    </w:p>
    <w:p w14:paraId="0AE7E4CF" w14:textId="77777777" w:rsidR="00476641" w:rsidRPr="00476641" w:rsidRDefault="00476641" w:rsidP="00476641">
      <w:pPr>
        <w:pStyle w:val="ListParagraph"/>
        <w:rPr>
          <w:lang w:val="es-ES"/>
        </w:rPr>
      </w:pPr>
    </w:p>
    <w:p w14:paraId="35AEB87A" w14:textId="1AC3602B" w:rsidR="00476641" w:rsidRDefault="00476641" w:rsidP="00476641">
      <w:pPr>
        <w:rPr>
          <w:lang w:val="es-ES"/>
        </w:rPr>
      </w:pPr>
    </w:p>
    <w:p w14:paraId="544D03AC" w14:textId="456C8178" w:rsidR="00476641" w:rsidRDefault="00476641" w:rsidP="00261372">
      <w:pPr>
        <w:pStyle w:val="Heading3"/>
        <w:rPr>
          <w:lang w:val="es-ES"/>
        </w:rPr>
      </w:pPr>
      <w:r>
        <w:rPr>
          <w:lang w:val="es-ES"/>
        </w:rPr>
        <w:t>Información compartida</w:t>
      </w:r>
    </w:p>
    <w:p w14:paraId="5935FEA4" w14:textId="7D7F99B0" w:rsidR="00476641" w:rsidRPr="00C101BF" w:rsidRDefault="00261372" w:rsidP="00476641">
      <w:pPr>
        <w:rPr>
          <w:b/>
          <w:bCs/>
          <w:i/>
          <w:iCs/>
          <w:lang w:val="es-US"/>
        </w:rPr>
      </w:pPr>
      <w:r>
        <w:rPr>
          <w:lang w:val="es-ES"/>
        </w:rPr>
        <w:t xml:space="preserve">Para </w:t>
      </w:r>
      <w:r w:rsidR="00C101BF">
        <w:rPr>
          <w:lang w:val="es-ES"/>
        </w:rPr>
        <w:t>dos significados, calcula el ancestro común más cercano en la red de sentido del tesauro. (</w:t>
      </w:r>
      <w:r w:rsidR="00C101BF" w:rsidRPr="00C101BF">
        <w:rPr>
          <w:b/>
          <w:bCs/>
          <w:lang w:val="es-ES"/>
        </w:rPr>
        <w:t>LCS,</w:t>
      </w:r>
      <w:r w:rsidR="00C101BF" w:rsidRPr="00C101BF">
        <w:rPr>
          <w:b/>
          <w:bCs/>
          <w:lang w:val="es-US"/>
        </w:rPr>
        <w:t> </w:t>
      </w:r>
      <w:r w:rsidR="00C101BF" w:rsidRPr="00C101BF">
        <w:rPr>
          <w:b/>
          <w:bCs/>
          <w:i/>
          <w:iCs/>
          <w:lang w:val="es-US"/>
        </w:rPr>
        <w:t>lowest common subsumer)</w:t>
      </w:r>
    </w:p>
    <w:p w14:paraId="23380314" w14:textId="7AA4539D" w:rsidR="00C101BF" w:rsidRDefault="00C101BF" w:rsidP="00476641">
      <w:pPr>
        <w:rPr>
          <w:lang w:val="es-US"/>
        </w:rPr>
      </w:pPr>
      <w:r w:rsidRPr="00C101BF">
        <w:rPr>
          <w:lang w:val="es-US"/>
        </w:rPr>
        <w:t xml:space="preserve">Calcula la información que lleva un </w:t>
      </w:r>
      <w:r>
        <w:rPr>
          <w:lang w:val="es-US"/>
        </w:rPr>
        <w:t>sentido basado en la frequencia de occurencia (</w:t>
      </w:r>
      <w:r w:rsidRPr="00C101BF">
        <w:rPr>
          <w:b/>
          <w:bCs/>
          <w:lang w:val="es-US"/>
        </w:rPr>
        <w:t>P</w:t>
      </w:r>
      <w:r>
        <w:rPr>
          <w:lang w:val="es-US"/>
        </w:rPr>
        <w:t>).</w:t>
      </w:r>
    </w:p>
    <w:p w14:paraId="7A7786A7" w14:textId="75CCA77D" w:rsidR="00C101BF" w:rsidRDefault="00C101BF" w:rsidP="00476641">
      <w:pPr>
        <w:rPr>
          <w:lang w:val="es-US"/>
        </w:rPr>
      </w:pPr>
      <w:r>
        <w:rPr>
          <w:rFonts w:ascii="Calibri" w:hAnsi="Calibri" w:cs="Calibri"/>
          <w:noProof/>
          <w:sz w:val="22"/>
          <w:szCs w:val="22"/>
          <w:lang w:val="es-ES"/>
        </w:rPr>
        <w:drawing>
          <wp:anchor distT="0" distB="0" distL="114300" distR="114300" simplePos="0" relativeHeight="251658243" behindDoc="1" locked="0" layoutInCell="1" allowOverlap="1" wp14:anchorId="03EEFB40" wp14:editId="196EDF60">
            <wp:simplePos x="0" y="0"/>
            <wp:positionH relativeFrom="column">
              <wp:posOffset>21030</wp:posOffset>
            </wp:positionH>
            <wp:positionV relativeFrom="paragraph">
              <wp:posOffset>146573</wp:posOffset>
            </wp:positionV>
            <wp:extent cx="1995542" cy="537882"/>
            <wp:effectExtent l="0" t="0" r="0" b="0"/>
            <wp:wrapNone/>
            <wp:docPr id="14" name="Imagen 14" descr="冖 m 一 。 8 &#10;(O)sp•zom-yn &#10;Ⅱ (o)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冖 m 一 。 8 &#10;(O)sp•zom-yn &#10;Ⅱ (o)d 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7240" cy="54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A7B897" w14:textId="47426005" w:rsidR="00C101BF" w:rsidRPr="00C101BF" w:rsidRDefault="00290BE8" w:rsidP="00C101BF">
      <w:pPr>
        <w:jc w:val="center"/>
        <w:rPr>
          <w:lang w:val="es-US"/>
        </w:rPr>
      </w:pPr>
      <w:r>
        <w:rPr>
          <w:rFonts w:ascii="Calibri" w:hAnsi="Calibri" w:cs="Calibri"/>
          <w:noProof/>
          <w:sz w:val="22"/>
          <w:szCs w:val="22"/>
          <w:lang w:val="es-ES"/>
        </w:rPr>
        <w:drawing>
          <wp:anchor distT="0" distB="0" distL="114300" distR="114300" simplePos="0" relativeHeight="251658244" behindDoc="1" locked="0" layoutInCell="1" allowOverlap="1" wp14:anchorId="534B45C4" wp14:editId="5B522605">
            <wp:simplePos x="0" y="0"/>
            <wp:positionH relativeFrom="column">
              <wp:posOffset>3070300</wp:posOffset>
            </wp:positionH>
            <wp:positionV relativeFrom="paragraph">
              <wp:posOffset>30629</wp:posOffset>
            </wp:positionV>
            <wp:extent cx="3271520" cy="375285"/>
            <wp:effectExtent l="0" t="0" r="5080" b="5715"/>
            <wp:wrapNone/>
            <wp:docPr id="13" name="Imagen 13" descr="- log P (LCS c2)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- log P (LCS c2)) 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1520" cy="37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01BF">
        <w:rPr>
          <w:rFonts w:ascii="Calibri" w:hAnsi="Calibri" w:cs="Calibri"/>
          <w:sz w:val="22"/>
          <w:szCs w:val="22"/>
          <w:lang w:val="es-ES"/>
        </w:rPr>
        <w:fldChar w:fldCharType="begin"/>
      </w:r>
      <w:r w:rsidR="00C101BF">
        <w:rPr>
          <w:rFonts w:ascii="Calibri" w:hAnsi="Calibri" w:cs="Calibri"/>
          <w:sz w:val="22"/>
          <w:szCs w:val="22"/>
          <w:lang w:val="es-ES"/>
        </w:rPr>
        <w:instrText xml:space="preserve"> INCLUDEPICTURE "/var/folders/7d/dp15r6zd5yd0mw8wsbjgf3vc0000gs/T/com.microsoft.Word/WebArchiveCopyPasteTempFiles/cid6B9FD996-FF68-0542-9C18-DD25E71584F5.png" \* MERGEFORMATINET </w:instrText>
      </w:r>
      <w:r w:rsidR="00C101BF">
        <w:rPr>
          <w:rFonts w:ascii="Calibri" w:hAnsi="Calibri" w:cs="Calibri"/>
          <w:sz w:val="22"/>
          <w:szCs w:val="22"/>
          <w:lang w:val="es-ES"/>
        </w:rPr>
        <w:fldChar w:fldCharType="end"/>
      </w:r>
    </w:p>
    <w:p w14:paraId="7B33FBC6" w14:textId="3564A032" w:rsidR="00C101BF" w:rsidRDefault="00C101BF" w:rsidP="00476641">
      <w:pPr>
        <w:rPr>
          <w:lang w:val="es-ES"/>
        </w:rPr>
      </w:pPr>
    </w:p>
    <w:p w14:paraId="7062626C" w14:textId="0966B549" w:rsidR="00843CE4" w:rsidRDefault="00843CE4" w:rsidP="00476641">
      <w:pPr>
        <w:rPr>
          <w:lang w:val="es-ES"/>
        </w:rPr>
      </w:pPr>
    </w:p>
    <w:p w14:paraId="4445624C" w14:textId="77777777" w:rsidR="00843CE4" w:rsidRDefault="00843CE4" w:rsidP="00476641">
      <w:pPr>
        <w:rPr>
          <w:lang w:val="es-ES"/>
        </w:rPr>
      </w:pPr>
    </w:p>
    <w:p w14:paraId="3119AF03" w14:textId="7AC68BBF" w:rsidR="00C101BF" w:rsidRDefault="00E30257" w:rsidP="00E30257">
      <w:pPr>
        <w:rPr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>words(c)</w:t>
      </w:r>
      <w:r w:rsidR="00C101BF">
        <w:rPr>
          <w:rFonts w:ascii="Calibri" w:hAnsi="Calibri" w:cs="Calibri"/>
          <w:sz w:val="22"/>
          <w:szCs w:val="22"/>
          <w:lang w:val="es-ES"/>
        </w:rPr>
        <w:fldChar w:fldCharType="begin"/>
      </w:r>
      <w:r w:rsidR="00C101BF">
        <w:rPr>
          <w:rFonts w:ascii="Calibri" w:hAnsi="Calibri" w:cs="Calibri"/>
          <w:sz w:val="22"/>
          <w:szCs w:val="22"/>
          <w:lang w:val="es-ES"/>
        </w:rPr>
        <w:instrText xml:space="preserve"> INCLUDEPICTURE "/var/folders/7d/dp15r6zd5yd0mw8wsbjgf3vc0000gs/T/com.microsoft.Word/WebArchiveCopyPasteTempFiles/cid9B34D336-6A78-F144-99A0-139A83BB2F46.png" \* MERGEFORMATINET </w:instrText>
      </w:r>
      <w:r w:rsidR="00C101BF">
        <w:rPr>
          <w:rFonts w:ascii="Calibri" w:hAnsi="Calibri" w:cs="Calibri"/>
          <w:sz w:val="22"/>
          <w:szCs w:val="22"/>
          <w:lang w:val="es-ES"/>
        </w:rPr>
        <w:fldChar w:fldCharType="end"/>
      </w:r>
      <w:r>
        <w:rPr>
          <w:rFonts w:ascii="Calibri" w:hAnsi="Calibri" w:cs="Calibri"/>
          <w:sz w:val="22"/>
          <w:szCs w:val="22"/>
          <w:lang w:val="es-ES"/>
        </w:rPr>
        <w:t xml:space="preserve"> … todos los palabras en el Tesauro debajo de c (</w:t>
      </w:r>
      <w:r w:rsidR="00FD2065">
        <w:rPr>
          <w:rFonts w:ascii="Calibri" w:hAnsi="Calibri" w:cs="Calibri"/>
          <w:sz w:val="22"/>
          <w:szCs w:val="22"/>
          <w:lang w:val="es-ES"/>
        </w:rPr>
        <w:t>hijos/descendientes)</w:t>
      </w:r>
      <w:r w:rsidR="00D03827">
        <w:rPr>
          <w:rFonts w:ascii="Calibri" w:hAnsi="Calibri" w:cs="Calibri"/>
          <w:sz w:val="22"/>
          <w:szCs w:val="22"/>
          <w:lang w:val="es-ES"/>
        </w:rPr>
        <w:t>.</w:t>
      </w:r>
    </w:p>
    <w:p w14:paraId="2055E874" w14:textId="7D606ABA" w:rsidR="002C5101" w:rsidRDefault="002C5101">
      <w:pPr>
        <w:rPr>
          <w:lang w:val="es-ES"/>
        </w:rPr>
      </w:pPr>
      <w:r>
        <w:rPr>
          <w:lang w:val="es-ES"/>
        </w:rPr>
        <w:br w:type="page"/>
      </w:r>
    </w:p>
    <w:p w14:paraId="048928AF" w14:textId="5516BD63" w:rsidR="002C5101" w:rsidRPr="00290BE8" w:rsidRDefault="002C5101" w:rsidP="002C5101">
      <w:pPr>
        <w:pStyle w:val="Heading1"/>
        <w:numPr>
          <w:ilvl w:val="0"/>
          <w:numId w:val="4"/>
        </w:numPr>
        <w:rPr>
          <w:lang w:val="es-ES"/>
        </w:rPr>
      </w:pPr>
      <w:r>
        <w:rPr>
          <w:lang w:val="es-ES"/>
        </w:rPr>
        <w:lastRenderedPageBreak/>
        <w:t>RECURSOS PARA RLN</w:t>
      </w:r>
    </w:p>
    <w:p w14:paraId="1AE78364" w14:textId="6FA1DED8" w:rsidR="002C5101" w:rsidRDefault="002C5101" w:rsidP="002C5101">
      <w:pPr>
        <w:pStyle w:val="Heading1"/>
        <w:rPr>
          <w:lang w:val="es-ES"/>
        </w:rPr>
      </w:pPr>
      <w:r>
        <w:rPr>
          <w:lang w:val="es-ES"/>
        </w:rPr>
        <w:t>Tipos de Diccionarios</w:t>
      </w:r>
    </w:p>
    <w:p w14:paraId="244A524E" w14:textId="77777777" w:rsidR="002C5101" w:rsidRPr="002C5101" w:rsidRDefault="002C5101" w:rsidP="002C5101">
      <w:pPr>
        <w:rPr>
          <w:lang w:val="es-ES_tradnl"/>
        </w:rPr>
      </w:pPr>
      <w:r w:rsidRPr="002C5101">
        <w:rPr>
          <w:b/>
          <w:bCs/>
          <w:lang w:val="es-ES_tradnl"/>
        </w:rPr>
        <w:t>Diccionario</w:t>
      </w:r>
      <w:r w:rsidRPr="002C5101">
        <w:rPr>
          <w:lang w:val="es-ES_tradnl"/>
        </w:rPr>
        <w:t>: palabras con definición</w:t>
      </w:r>
    </w:p>
    <w:p w14:paraId="5244475D" w14:textId="0896EFD3" w:rsidR="002C5101" w:rsidRPr="002C5101" w:rsidRDefault="002C5101" w:rsidP="002C5101">
      <w:pPr>
        <w:rPr>
          <w:lang w:val="es-ES_tradnl"/>
        </w:rPr>
      </w:pPr>
      <w:r w:rsidRPr="002C5101">
        <w:rPr>
          <w:b/>
          <w:bCs/>
          <w:lang w:val="es-ES_tradnl"/>
        </w:rPr>
        <w:t>Lexicón</w:t>
      </w:r>
      <w:r w:rsidRPr="002C5101">
        <w:rPr>
          <w:lang w:val="es-ES_tradnl"/>
        </w:rPr>
        <w:t>: diccionario + información morfológica (elementos de una palabra)</w:t>
      </w:r>
    </w:p>
    <w:p w14:paraId="20728A23" w14:textId="439D887C" w:rsidR="002C5101" w:rsidRPr="002C5101" w:rsidRDefault="002C5101" w:rsidP="002C5101">
      <w:pPr>
        <w:rPr>
          <w:lang w:val="es-ES_tradnl"/>
        </w:rPr>
      </w:pPr>
      <w:r w:rsidRPr="002C5101">
        <w:rPr>
          <w:b/>
          <w:bCs/>
          <w:lang w:val="es-ES_tradnl"/>
        </w:rPr>
        <w:t>Tesauro</w:t>
      </w:r>
      <w:r w:rsidRPr="002C5101">
        <w:rPr>
          <w:lang w:val="es-ES_tradnl"/>
        </w:rPr>
        <w:t>: diccionario + algunas relaciones entre palabras (estructura jerárquica)</w:t>
      </w:r>
      <w:r w:rsidR="006D5A7F" w:rsidRPr="006D5A7F">
        <w:rPr>
          <w:lang w:val="es-ES_tradnl"/>
        </w:rPr>
        <w:t xml:space="preserve"> </w:t>
      </w:r>
      <w:r w:rsidR="006D5A7F">
        <w:rPr>
          <w:lang w:val="es-ES_tradnl"/>
        </w:rPr>
        <w:t>(sinónimos, hiperonimia/hiponomia, meronima/holnima)</w:t>
      </w:r>
    </w:p>
    <w:p w14:paraId="652A21E7" w14:textId="77777777" w:rsidR="002C5101" w:rsidRPr="002C5101" w:rsidRDefault="002C5101" w:rsidP="002C5101">
      <w:pPr>
        <w:rPr>
          <w:lang w:val="es-ES_tradnl"/>
        </w:rPr>
      </w:pPr>
      <w:r w:rsidRPr="002C5101">
        <w:rPr>
          <w:b/>
          <w:bCs/>
          <w:lang w:val="es-ES_tradnl"/>
        </w:rPr>
        <w:t>Base de datos</w:t>
      </w:r>
      <w:r w:rsidRPr="002C5101">
        <w:rPr>
          <w:lang w:val="es-ES_tradnl"/>
        </w:rPr>
        <w:t>: Tesauro con todos los tipos de relaciones entre palabras</w:t>
      </w:r>
    </w:p>
    <w:p w14:paraId="1C6375CF" w14:textId="5A505EB7" w:rsidR="002C5101" w:rsidRDefault="002C5101" w:rsidP="002C5101">
      <w:pPr>
        <w:rPr>
          <w:lang w:val="es-ES_tradnl"/>
        </w:rPr>
      </w:pPr>
      <w:r w:rsidRPr="002C5101">
        <w:rPr>
          <w:lang w:val="es-ES_tradnl"/>
        </w:rPr>
        <w:t> </w:t>
      </w:r>
    </w:p>
    <w:p w14:paraId="584E8113" w14:textId="5F709655" w:rsidR="002C5101" w:rsidRPr="002C5101" w:rsidRDefault="002C5101" w:rsidP="002C5101">
      <w:pPr>
        <w:pStyle w:val="Heading2"/>
        <w:rPr>
          <w:lang w:val="es-ES_tradnl"/>
        </w:rPr>
      </w:pPr>
      <w:r>
        <w:rPr>
          <w:lang w:val="es-ES_tradnl"/>
        </w:rPr>
        <w:t>Example: WordNet</w:t>
      </w:r>
    </w:p>
    <w:p w14:paraId="63FAAD15" w14:textId="77777777" w:rsidR="002C5101" w:rsidRDefault="002C5101" w:rsidP="002C5101">
      <w:pPr>
        <w:rPr>
          <w:lang w:val="es-ES_tradnl"/>
        </w:rPr>
      </w:pPr>
      <w:r>
        <w:rPr>
          <w:lang w:val="es-ES_tradnl"/>
        </w:rPr>
        <w:t>Una base de datos de lenguaje Ingles más compleja (1998).</w:t>
      </w:r>
    </w:p>
    <w:p w14:paraId="1EC1FE79" w14:textId="77777777" w:rsidR="002C5101" w:rsidRDefault="002C5101" w:rsidP="002C5101">
      <w:pPr>
        <w:rPr>
          <w:lang w:val="es-ES_tradnl"/>
        </w:rPr>
      </w:pPr>
      <w:r>
        <w:rPr>
          <w:lang w:val="es-ES_tradnl"/>
        </w:rPr>
        <w:t xml:space="preserve">Estructurado en </w:t>
      </w:r>
      <w:r w:rsidRPr="002C5101">
        <w:rPr>
          <w:b/>
          <w:bCs/>
          <w:lang w:val="es-ES_tradnl"/>
        </w:rPr>
        <w:t>synsets</w:t>
      </w:r>
      <w:r>
        <w:rPr>
          <w:lang w:val="es-ES_tradnl"/>
        </w:rPr>
        <w:t xml:space="preserve"> (palabras distintas)</w:t>
      </w:r>
    </w:p>
    <w:p w14:paraId="37CD492A" w14:textId="510743D4" w:rsidR="002C5101" w:rsidRDefault="002C5101" w:rsidP="002C5101">
      <w:pPr>
        <w:rPr>
          <w:lang w:val="es-ES_tradnl"/>
        </w:rPr>
      </w:pPr>
      <w:r>
        <w:rPr>
          <w:lang w:val="es-ES_tradnl"/>
        </w:rPr>
        <w:t xml:space="preserve"> </w:t>
      </w:r>
    </w:p>
    <w:p w14:paraId="359DB07C" w14:textId="7D441457" w:rsidR="002C5101" w:rsidRDefault="002C5101" w:rsidP="002C5101">
      <w:pPr>
        <w:pStyle w:val="Heading1"/>
        <w:rPr>
          <w:lang w:val="es-ES_tradnl"/>
        </w:rPr>
      </w:pPr>
      <w:r w:rsidRPr="002C5101">
        <w:rPr>
          <w:lang w:val="es-ES_tradnl"/>
        </w:rPr>
        <w:t>Corpus lingüístico</w:t>
      </w:r>
    </w:p>
    <w:p w14:paraId="38F3DC95" w14:textId="259D2184" w:rsidR="002C5101" w:rsidRDefault="002C5101" w:rsidP="002C5101">
      <w:pPr>
        <w:rPr>
          <w:lang w:val="es-ES_tradnl"/>
        </w:rPr>
      </w:pPr>
      <w:r>
        <w:rPr>
          <w:lang w:val="es-ES_tradnl"/>
        </w:rPr>
        <w:t>C</w:t>
      </w:r>
      <w:r w:rsidRPr="002C5101">
        <w:rPr>
          <w:lang w:val="es-ES_tradnl"/>
        </w:rPr>
        <w:t>olección de textos</w:t>
      </w:r>
      <w:r>
        <w:rPr>
          <w:lang w:val="es-ES_tradnl"/>
        </w:rPr>
        <w:t>, públicos online desde los 1960s.</w:t>
      </w:r>
    </w:p>
    <w:p w14:paraId="15150A90" w14:textId="007069B3" w:rsidR="002C5101" w:rsidRPr="002C5101" w:rsidRDefault="002C5101" w:rsidP="002C5101">
      <w:pPr>
        <w:pStyle w:val="ListParagraph"/>
        <w:numPr>
          <w:ilvl w:val="0"/>
          <w:numId w:val="13"/>
        </w:numPr>
        <w:rPr>
          <w:lang w:val="es-ES_tradnl"/>
        </w:rPr>
      </w:pPr>
      <w:r w:rsidRPr="002C5101">
        <w:rPr>
          <w:lang w:val="es-ES_tradnl"/>
        </w:rPr>
        <w:t>Brown Corpus (Ingles)</w:t>
      </w:r>
    </w:p>
    <w:p w14:paraId="73939579" w14:textId="723EBD1B" w:rsidR="002C5101" w:rsidRPr="002C5101" w:rsidRDefault="002C5101" w:rsidP="002C5101">
      <w:pPr>
        <w:pStyle w:val="ListParagraph"/>
        <w:numPr>
          <w:ilvl w:val="0"/>
          <w:numId w:val="13"/>
        </w:numPr>
        <w:rPr>
          <w:lang w:val="es-ES_tradnl"/>
        </w:rPr>
      </w:pPr>
      <w:r w:rsidRPr="002C5101">
        <w:rPr>
          <w:lang w:val="es-ES_tradnl"/>
        </w:rPr>
        <w:t>CREA (español, amplia variación de textos y transcriptos)</w:t>
      </w:r>
    </w:p>
    <w:p w14:paraId="0A723311" w14:textId="181B9E58" w:rsidR="002C5101" w:rsidRDefault="002C5101" w:rsidP="002C5101">
      <w:pPr>
        <w:pStyle w:val="ListParagraph"/>
        <w:numPr>
          <w:ilvl w:val="0"/>
          <w:numId w:val="13"/>
        </w:numPr>
        <w:rPr>
          <w:lang w:val="es-ES_tradnl"/>
        </w:rPr>
      </w:pPr>
      <w:r w:rsidRPr="002C5101">
        <w:rPr>
          <w:lang w:val="es-ES_tradnl"/>
        </w:rPr>
        <w:t>CORPES (Español/Latino)</w:t>
      </w:r>
    </w:p>
    <w:p w14:paraId="0A7A3406" w14:textId="7CE1A506" w:rsidR="003F7B31" w:rsidRDefault="003F7B31" w:rsidP="002C5101">
      <w:pPr>
        <w:pStyle w:val="ListParagraph"/>
        <w:numPr>
          <w:ilvl w:val="0"/>
          <w:numId w:val="13"/>
        </w:numPr>
        <w:rPr>
          <w:lang w:val="es-ES_tradnl"/>
        </w:rPr>
      </w:pPr>
      <w:r>
        <w:rPr>
          <w:lang w:val="es-ES_tradnl"/>
        </w:rPr>
        <w:t>IMPACT-es: 86 obras clásicas de Cervantes</w:t>
      </w:r>
    </w:p>
    <w:p w14:paraId="76966431" w14:textId="6B058B4F" w:rsidR="002C5101" w:rsidRDefault="002C5101" w:rsidP="002C5101">
      <w:pPr>
        <w:rPr>
          <w:lang w:val="es-ES_tradnl"/>
        </w:rPr>
      </w:pPr>
    </w:p>
    <w:p w14:paraId="4EBE4BB6" w14:textId="7C2B0862" w:rsidR="002C5101" w:rsidRDefault="002C5101" w:rsidP="002C5101">
      <w:pPr>
        <w:pStyle w:val="Heading1"/>
        <w:rPr>
          <w:lang w:val="es-ES_tradnl"/>
        </w:rPr>
      </w:pPr>
      <w:r>
        <w:rPr>
          <w:lang w:val="es-ES_tradnl"/>
        </w:rPr>
        <w:t>Liberías</w:t>
      </w:r>
    </w:p>
    <w:p w14:paraId="19EDA418" w14:textId="415C0946" w:rsidR="002C5101" w:rsidRDefault="002C5101" w:rsidP="002C5101">
      <w:pPr>
        <w:rPr>
          <w:lang w:val="es-ES_tradnl"/>
        </w:rPr>
      </w:pPr>
      <w:r>
        <w:rPr>
          <w:lang w:val="es-ES_tradnl"/>
        </w:rPr>
        <w:t>NLTK (Python)</w:t>
      </w:r>
    </w:p>
    <w:p w14:paraId="02DC8C50" w14:textId="61FF9048" w:rsidR="002C5101" w:rsidRDefault="002C5101" w:rsidP="002C5101">
      <w:pPr>
        <w:rPr>
          <w:lang w:val="es-ES_tradnl"/>
        </w:rPr>
      </w:pPr>
    </w:p>
    <w:p w14:paraId="4C01E605" w14:textId="691B5A58" w:rsidR="002C5101" w:rsidRDefault="002C5101" w:rsidP="002C5101">
      <w:pPr>
        <w:pStyle w:val="Heading1"/>
        <w:rPr>
          <w:lang w:val="es-ES_tradnl"/>
        </w:rPr>
      </w:pPr>
      <w:r>
        <w:rPr>
          <w:lang w:val="es-ES_tradnl"/>
        </w:rPr>
        <w:t>Servicios Online</w:t>
      </w:r>
    </w:p>
    <w:p w14:paraId="253465E2" w14:textId="2E4100AF" w:rsidR="002C5101" w:rsidRDefault="002C5101" w:rsidP="002C5101">
      <w:pPr>
        <w:rPr>
          <w:lang w:val="es-ES_tradnl"/>
        </w:rPr>
      </w:pPr>
      <w:r>
        <w:rPr>
          <w:lang w:val="es-ES_tradnl"/>
        </w:rPr>
        <w:t>Google Cloud Natural Language</w:t>
      </w:r>
    </w:p>
    <w:p w14:paraId="0EC40A80" w14:textId="5CBFB563" w:rsidR="002C5101" w:rsidRDefault="002C5101" w:rsidP="002C5101">
      <w:pPr>
        <w:rPr>
          <w:lang w:val="es-ES_tradnl"/>
        </w:rPr>
      </w:pPr>
      <w:r>
        <w:rPr>
          <w:lang w:val="es-ES_tradnl"/>
        </w:rPr>
        <w:t>Amazon Comprehend</w:t>
      </w:r>
    </w:p>
    <w:p w14:paraId="419E89FB" w14:textId="38CCF338" w:rsidR="002C5101" w:rsidRDefault="002C5101" w:rsidP="002C5101">
      <w:pPr>
        <w:rPr>
          <w:lang w:val="es-ES_tradnl"/>
        </w:rPr>
      </w:pPr>
      <w:r>
        <w:rPr>
          <w:lang w:val="es-ES_tradnl"/>
        </w:rPr>
        <w:t>IBM Watson NLU</w:t>
      </w:r>
    </w:p>
    <w:p w14:paraId="299B7766" w14:textId="6CFD4FEF" w:rsidR="002C5101" w:rsidRDefault="002C5101" w:rsidP="002C5101">
      <w:pPr>
        <w:rPr>
          <w:lang w:val="es-ES_tradnl"/>
        </w:rPr>
      </w:pPr>
      <w:r>
        <w:rPr>
          <w:lang w:val="es-ES_tradnl"/>
        </w:rPr>
        <w:t>Microsoft Language Understanding (LUIS)</w:t>
      </w:r>
    </w:p>
    <w:p w14:paraId="4CF07AE3" w14:textId="40A72211" w:rsidR="00141D6C" w:rsidRDefault="00141D6C">
      <w:pPr>
        <w:rPr>
          <w:lang w:val="es-ES_tradnl"/>
        </w:rPr>
      </w:pPr>
      <w:r>
        <w:rPr>
          <w:lang w:val="es-ES_tradnl"/>
        </w:rPr>
        <w:br w:type="page"/>
      </w:r>
    </w:p>
    <w:p w14:paraId="66D2CA94" w14:textId="685D5BDE" w:rsidR="00141D6C" w:rsidRDefault="0090690A" w:rsidP="0090690A">
      <w:pPr>
        <w:pStyle w:val="Heading1"/>
        <w:numPr>
          <w:ilvl w:val="0"/>
          <w:numId w:val="4"/>
        </w:numPr>
        <w:rPr>
          <w:lang w:val="es-ES_tradnl"/>
        </w:rPr>
      </w:pPr>
      <w:r>
        <w:rPr>
          <w:lang w:val="es-ES_tradnl"/>
        </w:rPr>
        <w:lastRenderedPageBreak/>
        <w:t>Agentes Conversacionales</w:t>
      </w:r>
    </w:p>
    <w:p w14:paraId="609A3979" w14:textId="73447982" w:rsidR="00C67E84" w:rsidRDefault="00953DA5" w:rsidP="00C67E84">
      <w:pPr>
        <w:rPr>
          <w:lang w:val="es-ES_tradnl"/>
        </w:rPr>
      </w:pPr>
      <w:r>
        <w:rPr>
          <w:lang w:val="es-ES_tradnl"/>
        </w:rPr>
        <w:t>Hay dos tipos de agentes conversacionales</w:t>
      </w:r>
    </w:p>
    <w:p w14:paraId="584DBD30" w14:textId="1E098821" w:rsidR="00953DA5" w:rsidRPr="00953DA5" w:rsidRDefault="00953DA5" w:rsidP="00953DA5">
      <w:pPr>
        <w:pStyle w:val="ListParagraph"/>
        <w:numPr>
          <w:ilvl w:val="0"/>
          <w:numId w:val="13"/>
        </w:numPr>
        <w:rPr>
          <w:b/>
          <w:bCs/>
          <w:lang w:val="es-ES_tradnl"/>
        </w:rPr>
      </w:pPr>
      <w:r w:rsidRPr="00953DA5">
        <w:rPr>
          <w:b/>
          <w:bCs/>
          <w:lang w:val="es-ES_tradnl"/>
        </w:rPr>
        <w:t>Dedicados</w:t>
      </w:r>
      <w:r>
        <w:rPr>
          <w:b/>
          <w:bCs/>
          <w:lang w:val="es-ES_tradnl"/>
        </w:rPr>
        <w:t xml:space="preserve">: </w:t>
      </w:r>
      <w:r>
        <w:rPr>
          <w:lang w:val="es-ES_tradnl"/>
        </w:rPr>
        <w:t>dedicados a contextos/temas específicos</w:t>
      </w:r>
    </w:p>
    <w:p w14:paraId="056266BA" w14:textId="08FA9F69" w:rsidR="00953DA5" w:rsidRPr="008E4658" w:rsidRDefault="00953DA5" w:rsidP="00953DA5">
      <w:pPr>
        <w:pStyle w:val="ListParagraph"/>
        <w:numPr>
          <w:ilvl w:val="0"/>
          <w:numId w:val="13"/>
        </w:numPr>
        <w:rPr>
          <w:b/>
          <w:bCs/>
          <w:lang w:val="es-ES_tradnl"/>
        </w:rPr>
      </w:pPr>
      <w:r w:rsidRPr="00953DA5">
        <w:rPr>
          <w:b/>
          <w:bCs/>
          <w:lang w:val="es-ES_tradnl"/>
        </w:rPr>
        <w:t>Chatbots</w:t>
      </w:r>
      <w:r>
        <w:rPr>
          <w:b/>
          <w:bCs/>
          <w:lang w:val="es-ES_tradnl"/>
        </w:rPr>
        <w:t>:</w:t>
      </w:r>
      <w:r>
        <w:rPr>
          <w:lang w:val="es-ES_tradnl"/>
        </w:rPr>
        <w:t xml:space="preserve"> permiten conversaciones no estructuradas y de cualquier contexto</w:t>
      </w:r>
    </w:p>
    <w:p w14:paraId="1E81C3E2" w14:textId="7EC0F928" w:rsidR="00953DA5" w:rsidRDefault="00953DA5" w:rsidP="00D34879">
      <w:pPr>
        <w:pStyle w:val="Heading1"/>
        <w:rPr>
          <w:lang w:val="es-ES_tradnl"/>
        </w:rPr>
      </w:pPr>
      <w:r>
        <w:rPr>
          <w:lang w:val="es-ES_tradnl"/>
        </w:rPr>
        <w:t>Características de las conversaciones entre humanos</w:t>
      </w:r>
    </w:p>
    <w:p w14:paraId="6251C2DB" w14:textId="77777777" w:rsidR="00791825" w:rsidRDefault="00791825" w:rsidP="00791825">
      <w:pPr>
        <w:pStyle w:val="ListParagraph"/>
        <w:numPr>
          <w:ilvl w:val="0"/>
          <w:numId w:val="13"/>
        </w:numPr>
        <w:rPr>
          <w:lang w:val="es-ES_tradnl"/>
        </w:rPr>
      </w:pPr>
      <w:r>
        <w:rPr>
          <w:b/>
          <w:bCs/>
          <w:lang w:val="es-ES_tradnl"/>
        </w:rPr>
        <w:t>Acto de habla</w:t>
      </w:r>
      <w:r w:rsidRPr="00953DA5">
        <w:rPr>
          <w:lang w:val="es-ES_tradnl"/>
        </w:rPr>
        <w:t>:</w:t>
      </w:r>
      <w:r>
        <w:rPr>
          <w:lang w:val="es-ES_tradnl"/>
        </w:rPr>
        <w:t xml:space="preserve"> hay diferentes tipos de habla (actos de cambian el estado del mundo, sugerencias, ordenes, preguntas</w:t>
      </w:r>
    </w:p>
    <w:p w14:paraId="415B2147" w14:textId="6B7541D5" w:rsidR="00254DF9" w:rsidRPr="00254DF9" w:rsidRDefault="00254DF9" w:rsidP="00254DF9">
      <w:pPr>
        <w:pStyle w:val="ListParagraph"/>
        <w:numPr>
          <w:ilvl w:val="0"/>
          <w:numId w:val="13"/>
        </w:numPr>
        <w:rPr>
          <w:lang w:val="es-ES_tradnl"/>
        </w:rPr>
      </w:pPr>
      <w:r w:rsidRPr="00953DA5">
        <w:rPr>
          <w:b/>
          <w:bCs/>
          <w:lang w:val="es-ES_tradnl"/>
        </w:rPr>
        <w:t>Turno de palabra</w:t>
      </w:r>
      <w:r>
        <w:rPr>
          <w:lang w:val="es-ES_tradnl"/>
        </w:rPr>
        <w:t>: el interlocutor de cambian en ‘transition-relevance places’</w:t>
      </w:r>
    </w:p>
    <w:p w14:paraId="73356432" w14:textId="010A987B" w:rsidR="00791825" w:rsidRPr="00254DF9" w:rsidRDefault="00791825" w:rsidP="00254DF9">
      <w:pPr>
        <w:pStyle w:val="ListParagraph"/>
        <w:numPr>
          <w:ilvl w:val="0"/>
          <w:numId w:val="13"/>
        </w:numPr>
        <w:rPr>
          <w:lang w:val="es-ES_tradnl"/>
        </w:rPr>
      </w:pPr>
      <w:r>
        <w:rPr>
          <w:b/>
          <w:bCs/>
          <w:lang w:val="es-ES_tradnl"/>
        </w:rPr>
        <w:t>Pares adyacentes</w:t>
      </w:r>
      <w:r w:rsidRPr="00876C0B">
        <w:rPr>
          <w:lang w:val="es-ES_tradnl"/>
        </w:rPr>
        <w:t>:</w:t>
      </w:r>
      <w:r>
        <w:rPr>
          <w:lang w:val="es-ES_tradnl"/>
        </w:rPr>
        <w:t xml:space="preserve"> hay estructuras en cada conversación (Preguntas-respuestas)</w:t>
      </w:r>
    </w:p>
    <w:p w14:paraId="166ACE80" w14:textId="11729366" w:rsidR="00876C0B" w:rsidRDefault="00876C0B" w:rsidP="00953DA5">
      <w:pPr>
        <w:pStyle w:val="ListParagraph"/>
        <w:numPr>
          <w:ilvl w:val="0"/>
          <w:numId w:val="13"/>
        </w:numPr>
        <w:rPr>
          <w:lang w:val="es-ES_tradnl"/>
        </w:rPr>
      </w:pPr>
      <w:r>
        <w:rPr>
          <w:b/>
          <w:bCs/>
          <w:lang w:val="es-ES_tradnl"/>
        </w:rPr>
        <w:t>Puntos de coincidencia</w:t>
      </w:r>
      <w:r w:rsidRPr="00876C0B">
        <w:rPr>
          <w:lang w:val="es-ES_tradnl"/>
        </w:rPr>
        <w:t>:</w:t>
      </w:r>
      <w:r>
        <w:rPr>
          <w:lang w:val="es-ES_tradnl"/>
        </w:rPr>
        <w:t xml:space="preserve"> feedback para el locutor que sea entendido</w:t>
      </w:r>
    </w:p>
    <w:p w14:paraId="5ED55645" w14:textId="52C1A171" w:rsidR="00D34879" w:rsidRPr="00D34879" w:rsidRDefault="00D34879" w:rsidP="00D34879">
      <w:pPr>
        <w:pStyle w:val="ListParagraph"/>
        <w:numPr>
          <w:ilvl w:val="0"/>
          <w:numId w:val="13"/>
        </w:numPr>
        <w:rPr>
          <w:lang w:val="es-ES_tradnl"/>
        </w:rPr>
      </w:pPr>
      <w:r>
        <w:rPr>
          <w:b/>
          <w:bCs/>
          <w:lang w:val="es-ES_tradnl"/>
        </w:rPr>
        <w:t>Informaciones implícitas</w:t>
      </w:r>
      <w:r w:rsidRPr="00D34879">
        <w:rPr>
          <w:lang w:val="es-ES_tradnl"/>
        </w:rPr>
        <w:t>:</w:t>
      </w:r>
      <w:r>
        <w:rPr>
          <w:lang w:val="es-ES_tradnl"/>
        </w:rPr>
        <w:t xml:space="preserve"> </w:t>
      </w:r>
    </w:p>
    <w:p w14:paraId="00D65597" w14:textId="695B5BEB" w:rsidR="00D34879" w:rsidRDefault="00D34879" w:rsidP="00D34879">
      <w:pPr>
        <w:pStyle w:val="Heading1"/>
        <w:rPr>
          <w:lang w:val="es-ES_tradnl"/>
        </w:rPr>
      </w:pPr>
      <w:r>
        <w:rPr>
          <w:lang w:val="es-ES_tradnl"/>
        </w:rPr>
        <w:t>Estructura de los agentes conversacionales</w:t>
      </w:r>
    </w:p>
    <w:p w14:paraId="3B214003" w14:textId="59BE3D68" w:rsidR="006E381A" w:rsidRPr="006E381A" w:rsidRDefault="006E381A" w:rsidP="006E381A">
      <w:pPr>
        <w:pStyle w:val="ListParagraph"/>
        <w:numPr>
          <w:ilvl w:val="0"/>
          <w:numId w:val="16"/>
        </w:numPr>
        <w:rPr>
          <w:b/>
          <w:bCs/>
          <w:lang w:val="es-ES_tradnl"/>
        </w:rPr>
      </w:pPr>
      <w:r w:rsidRPr="006E381A">
        <w:rPr>
          <w:b/>
          <w:bCs/>
          <w:lang w:val="es-ES_tradnl"/>
        </w:rPr>
        <w:t>Reconocimiento del Habla</w:t>
      </w:r>
      <w:r w:rsidRPr="006E381A">
        <w:rPr>
          <w:lang w:val="es-ES_tradnl"/>
        </w:rPr>
        <w:t>:</w:t>
      </w:r>
    </w:p>
    <w:p w14:paraId="05A1824B" w14:textId="3C4E6E38" w:rsidR="006E381A" w:rsidRPr="006E381A" w:rsidRDefault="006E381A" w:rsidP="006E381A">
      <w:pPr>
        <w:pStyle w:val="ListParagraph"/>
        <w:numPr>
          <w:ilvl w:val="0"/>
          <w:numId w:val="16"/>
        </w:numPr>
        <w:rPr>
          <w:lang w:val="es-ES_tradnl"/>
        </w:rPr>
      </w:pPr>
      <w:r w:rsidRPr="006E381A">
        <w:rPr>
          <w:b/>
          <w:bCs/>
          <w:lang w:val="es-ES_tradnl"/>
        </w:rPr>
        <w:t>Compresión de LN</w:t>
      </w:r>
      <w:r w:rsidRPr="006E381A">
        <w:rPr>
          <w:lang w:val="es-ES_tradnl"/>
        </w:rPr>
        <w:t>: extraer semántica, contexto, sentido, intención, puntos de coincidencia</w:t>
      </w:r>
    </w:p>
    <w:p w14:paraId="20102A80" w14:textId="77777777" w:rsidR="006E381A" w:rsidRPr="006E381A" w:rsidRDefault="006E381A" w:rsidP="006E381A">
      <w:pPr>
        <w:pStyle w:val="ListParagraph"/>
        <w:numPr>
          <w:ilvl w:val="0"/>
          <w:numId w:val="16"/>
        </w:numPr>
        <w:rPr>
          <w:lang w:val="es-ES_tradnl"/>
        </w:rPr>
      </w:pPr>
      <w:r w:rsidRPr="006E381A">
        <w:rPr>
          <w:b/>
          <w:bCs/>
          <w:lang w:val="es-ES_tradnl"/>
        </w:rPr>
        <w:t>Gestión de diálogo</w:t>
      </w:r>
    </w:p>
    <w:p w14:paraId="273B2D45" w14:textId="248A88A1" w:rsidR="006E381A" w:rsidRPr="006E381A" w:rsidRDefault="006E381A" w:rsidP="006E381A">
      <w:pPr>
        <w:pStyle w:val="ListParagraph"/>
        <w:numPr>
          <w:ilvl w:val="2"/>
          <w:numId w:val="20"/>
        </w:numPr>
        <w:rPr>
          <w:lang w:val="es-ES_tradnl"/>
        </w:rPr>
      </w:pPr>
      <w:r w:rsidRPr="006E381A">
        <w:rPr>
          <w:lang w:val="es-ES_tradnl"/>
        </w:rPr>
        <w:t>Agentes basados en frames</w:t>
      </w:r>
      <w:r w:rsidR="0070654E">
        <w:rPr>
          <w:lang w:val="es-ES_tradnl"/>
        </w:rPr>
        <w:t xml:space="preserve">: </w:t>
      </w:r>
    </w:p>
    <w:p w14:paraId="24446F75" w14:textId="038B770C" w:rsidR="006E381A" w:rsidRPr="006E381A" w:rsidRDefault="006E381A" w:rsidP="006E381A">
      <w:pPr>
        <w:pStyle w:val="ListParagraph"/>
        <w:numPr>
          <w:ilvl w:val="2"/>
          <w:numId w:val="20"/>
        </w:numPr>
        <w:rPr>
          <w:lang w:val="es-ES_tradnl"/>
        </w:rPr>
      </w:pPr>
      <w:r w:rsidRPr="006E381A">
        <w:rPr>
          <w:lang w:val="es-ES_tradnl"/>
        </w:rPr>
        <w:t>Agentes basados en diálogo</w:t>
      </w:r>
    </w:p>
    <w:p w14:paraId="7074A89A" w14:textId="77777777" w:rsidR="006E381A" w:rsidRPr="006E381A" w:rsidRDefault="006E381A" w:rsidP="006E381A">
      <w:pPr>
        <w:pStyle w:val="ListParagraph"/>
        <w:numPr>
          <w:ilvl w:val="0"/>
          <w:numId w:val="16"/>
        </w:numPr>
        <w:rPr>
          <w:lang w:val="es-ES_tradnl"/>
        </w:rPr>
      </w:pPr>
      <w:r w:rsidRPr="006E381A">
        <w:rPr>
          <w:b/>
          <w:bCs/>
          <w:lang w:val="es-ES_tradnl"/>
        </w:rPr>
        <w:t>Generación de lenguaje natural:</w:t>
      </w:r>
    </w:p>
    <w:p w14:paraId="467518A0" w14:textId="77777777" w:rsidR="006E381A" w:rsidRPr="006E381A" w:rsidRDefault="006E381A" w:rsidP="006E381A">
      <w:pPr>
        <w:pStyle w:val="ListParagraph"/>
        <w:numPr>
          <w:ilvl w:val="1"/>
          <w:numId w:val="21"/>
        </w:numPr>
        <w:rPr>
          <w:lang w:val="es-ES_tradnl"/>
        </w:rPr>
      </w:pPr>
      <w:r w:rsidRPr="006E381A">
        <w:rPr>
          <w:lang w:val="es-ES_tradnl"/>
        </w:rPr>
        <w:t>Que decir</w:t>
      </w:r>
    </w:p>
    <w:p w14:paraId="153E958F" w14:textId="77777777" w:rsidR="006E381A" w:rsidRPr="006E381A" w:rsidRDefault="006E381A" w:rsidP="006E381A">
      <w:pPr>
        <w:pStyle w:val="ListParagraph"/>
        <w:numPr>
          <w:ilvl w:val="1"/>
          <w:numId w:val="21"/>
        </w:numPr>
        <w:rPr>
          <w:lang w:val="es-ES_tradnl"/>
        </w:rPr>
      </w:pPr>
      <w:r w:rsidRPr="006E381A">
        <w:rPr>
          <w:lang w:val="es-ES_tradnl"/>
        </w:rPr>
        <w:t>Como decirlo</w:t>
      </w:r>
    </w:p>
    <w:p w14:paraId="4BFCC4D1" w14:textId="080A350E" w:rsidR="008E4658" w:rsidRPr="00D20E34" w:rsidRDefault="006E381A" w:rsidP="0070654E">
      <w:pPr>
        <w:pStyle w:val="ListParagraph"/>
        <w:numPr>
          <w:ilvl w:val="0"/>
          <w:numId w:val="16"/>
        </w:numPr>
        <w:rPr>
          <w:lang w:val="es-ES_tradnl"/>
        </w:rPr>
      </w:pPr>
      <w:r w:rsidRPr="006E381A">
        <w:rPr>
          <w:b/>
          <w:bCs/>
          <w:lang w:val="es-ES_tradnl"/>
        </w:rPr>
        <w:t xml:space="preserve">Conversión del texto al habla: </w:t>
      </w:r>
      <w:r w:rsidRPr="006E381A">
        <w:rPr>
          <w:lang w:val="es-ES_tradnl"/>
        </w:rPr>
        <w:t>concatenación de trozos grabados</w:t>
      </w:r>
    </w:p>
    <w:p w14:paraId="6242E117" w14:textId="6397A75F" w:rsidR="0070654E" w:rsidRPr="0070654E" w:rsidRDefault="0070654E" w:rsidP="0070654E">
      <w:pPr>
        <w:pStyle w:val="Heading2"/>
        <w:rPr>
          <w:lang w:val="es-ES_tradnl"/>
        </w:rPr>
      </w:pPr>
      <w:r w:rsidRPr="0070654E">
        <w:rPr>
          <w:lang w:val="es-ES_tradnl"/>
        </w:rPr>
        <w:t>Agente conversacional basado en frames</w:t>
      </w:r>
    </w:p>
    <w:p w14:paraId="42C79F3D" w14:textId="4784A2E2" w:rsidR="0070654E" w:rsidRPr="0070654E" w:rsidRDefault="0070654E" w:rsidP="0070654E">
      <w:pPr>
        <w:ind w:left="360"/>
        <w:rPr>
          <w:lang w:val="es-ES_tradnl"/>
        </w:rPr>
      </w:pPr>
      <w:r w:rsidRPr="0070654E">
        <w:rPr>
          <w:lang w:val="es-ES_tradnl"/>
        </w:rPr>
        <w:t>La mayoría de los agentes actuales utilizan frames + gramática semántica para el análisis del habla.</w:t>
      </w:r>
      <w:r>
        <w:rPr>
          <w:lang w:val="es-ES_tradnl"/>
        </w:rPr>
        <w:t xml:space="preserve"> </w:t>
      </w:r>
      <w:r w:rsidRPr="0070654E">
        <w:rPr>
          <w:lang w:val="es-ES_tradnl"/>
        </w:rPr>
        <w:t xml:space="preserve">El estado interno del agente es una </w:t>
      </w:r>
      <w:r w:rsidRPr="0070654E">
        <w:rPr>
          <w:b/>
          <w:bCs/>
          <w:lang w:val="es-ES_tradnl"/>
        </w:rPr>
        <w:t>máquina de estados finitos</w:t>
      </w:r>
    </w:p>
    <w:p w14:paraId="2624CB71" w14:textId="0C56513A" w:rsidR="0070654E" w:rsidRDefault="0070654E" w:rsidP="00A5348E">
      <w:pPr>
        <w:ind w:left="360"/>
        <w:rPr>
          <w:lang w:val="es-ES_tradnl"/>
        </w:rPr>
      </w:pPr>
      <w:r w:rsidRPr="0070654E">
        <w:rPr>
          <w:lang w:val="es-ES_tradnl"/>
        </w:rPr>
        <w:t>Para cada hueco del frame, el agente tiene una frase/pregunta.</w:t>
      </w:r>
    </w:p>
    <w:p w14:paraId="6676E0AE" w14:textId="77777777" w:rsidR="00364274" w:rsidRPr="0070654E" w:rsidRDefault="00364274" w:rsidP="00A5348E">
      <w:pPr>
        <w:ind w:left="360"/>
        <w:rPr>
          <w:lang w:val="es-ES_tradnl"/>
        </w:rPr>
      </w:pPr>
    </w:p>
    <w:p w14:paraId="6E73B58A" w14:textId="1458BC02" w:rsidR="0070654E" w:rsidRPr="0070654E" w:rsidRDefault="00A5348E" w:rsidP="00A5348E">
      <w:pPr>
        <w:ind w:left="720"/>
        <w:rPr>
          <w:lang w:val="es-ES_tradnl"/>
        </w:rPr>
      </w:pPr>
      <w:r>
        <w:rPr>
          <w:lang w:val="es-ES_tradnl"/>
        </w:rPr>
        <w:t xml:space="preserve">+ </w:t>
      </w:r>
      <w:r w:rsidR="0070654E" w:rsidRPr="0070654E">
        <w:rPr>
          <w:lang w:val="es-ES_tradnl"/>
        </w:rPr>
        <w:t>Siempre saben donde están en la conversación</w:t>
      </w:r>
    </w:p>
    <w:p w14:paraId="223D3AB0" w14:textId="1DB273A7" w:rsidR="0070654E" w:rsidRPr="0070654E" w:rsidRDefault="00A5348E" w:rsidP="00A5348E">
      <w:pPr>
        <w:ind w:left="720"/>
        <w:rPr>
          <w:lang w:val="es-ES_tradnl"/>
        </w:rPr>
      </w:pPr>
      <w:r>
        <w:rPr>
          <w:lang w:val="es-ES_tradnl"/>
        </w:rPr>
        <w:t xml:space="preserve">+ </w:t>
      </w:r>
      <w:r w:rsidR="0070654E" w:rsidRPr="0070654E">
        <w:rPr>
          <w:lang w:val="es-ES_tradnl"/>
        </w:rPr>
        <w:t>Siempre tienen una pregunta/frase que decir</w:t>
      </w:r>
    </w:p>
    <w:p w14:paraId="0A65B804" w14:textId="1E4F90EF" w:rsidR="008E4658" w:rsidRDefault="00A5348E" w:rsidP="00D20E34">
      <w:pPr>
        <w:ind w:left="720"/>
        <w:rPr>
          <w:lang w:val="es-ES_tradnl"/>
        </w:rPr>
      </w:pPr>
      <w:r>
        <w:rPr>
          <w:lang w:val="es-ES_tradnl"/>
        </w:rPr>
        <w:t xml:space="preserve">- </w:t>
      </w:r>
      <w:r w:rsidR="0070654E" w:rsidRPr="0070654E">
        <w:rPr>
          <w:lang w:val="es-ES_tradnl"/>
        </w:rPr>
        <w:t>No están muy flexible o genéricos</w:t>
      </w:r>
      <w:r w:rsidR="0070654E" w:rsidRPr="0070654E">
        <w:rPr>
          <w:lang w:val="es-US"/>
        </w:rPr>
        <w:t> </w:t>
      </w:r>
    </w:p>
    <w:p w14:paraId="0B6C93AB" w14:textId="3B175D5E" w:rsidR="0070654E" w:rsidRPr="0070654E" w:rsidRDefault="0070654E" w:rsidP="0070654E">
      <w:pPr>
        <w:pStyle w:val="Heading2"/>
        <w:rPr>
          <w:lang w:val="es-ES_tradnl"/>
        </w:rPr>
      </w:pPr>
      <w:r w:rsidRPr="0070654E">
        <w:rPr>
          <w:lang w:val="es-ES_tradnl"/>
        </w:rPr>
        <w:t>Agente conversacional basado en el diálogo</w:t>
      </w:r>
    </w:p>
    <w:p w14:paraId="7913AFA0" w14:textId="79965F67" w:rsidR="0070654E" w:rsidRDefault="0070654E" w:rsidP="004F6BDD">
      <w:pPr>
        <w:ind w:left="360"/>
        <w:rPr>
          <w:lang w:val="es-ES_tradnl"/>
        </w:rPr>
      </w:pPr>
      <w:r w:rsidRPr="0070654E">
        <w:rPr>
          <w:lang w:val="es-ES_tradnl"/>
        </w:rPr>
        <w:t>Aplican estrategias más complejas (que los de los frames) como contextos locales, decisión de Markov, aprendizaje por refuerzo.</w:t>
      </w:r>
    </w:p>
    <w:p w14:paraId="18D6FDB6" w14:textId="77777777" w:rsidR="00364274" w:rsidRPr="0070654E" w:rsidRDefault="00364274" w:rsidP="004F6BDD">
      <w:pPr>
        <w:ind w:left="360"/>
        <w:rPr>
          <w:lang w:val="es-ES_tradnl"/>
        </w:rPr>
      </w:pPr>
    </w:p>
    <w:p w14:paraId="1EA1DD63" w14:textId="75E3FD71" w:rsidR="0070654E" w:rsidRPr="008E4658" w:rsidRDefault="00A5348E" w:rsidP="00A5348E">
      <w:pPr>
        <w:pStyle w:val="ListParagraph"/>
        <w:rPr>
          <w:lang w:val="es-ES_tradnl"/>
        </w:rPr>
      </w:pPr>
      <w:r>
        <w:rPr>
          <w:lang w:val="es-ES_tradnl"/>
        </w:rPr>
        <w:t xml:space="preserve">+ </w:t>
      </w:r>
      <w:r w:rsidR="0070654E" w:rsidRPr="008E4658">
        <w:rPr>
          <w:lang w:val="es-ES_tradnl"/>
        </w:rPr>
        <w:t>Sacan información de cada interacción con el usuario, no solo que necesitas para rellenar el siguiente hueco</w:t>
      </w:r>
    </w:p>
    <w:p w14:paraId="7A668537" w14:textId="499FC514" w:rsidR="0070654E" w:rsidRPr="0070654E" w:rsidRDefault="00A5348E" w:rsidP="00A5348E">
      <w:pPr>
        <w:ind w:left="720"/>
        <w:rPr>
          <w:lang w:val="es-ES_tradnl"/>
        </w:rPr>
      </w:pPr>
      <w:r>
        <w:rPr>
          <w:lang w:val="es-ES_tradnl"/>
        </w:rPr>
        <w:t xml:space="preserve">+ </w:t>
      </w:r>
      <w:r w:rsidR="0070654E" w:rsidRPr="0070654E">
        <w:rPr>
          <w:lang w:val="es-ES_tradnl"/>
        </w:rPr>
        <w:t>Pueden predecir/modular que acción es la más probable para cada turno de palabra</w:t>
      </w:r>
    </w:p>
    <w:p w14:paraId="1CAF26D8" w14:textId="40E39550" w:rsidR="0070654E" w:rsidRPr="0070654E" w:rsidRDefault="00A5348E" w:rsidP="00A5348E">
      <w:pPr>
        <w:ind w:left="720"/>
        <w:rPr>
          <w:lang w:val="es-ES_tradnl"/>
        </w:rPr>
      </w:pPr>
      <w:r>
        <w:rPr>
          <w:lang w:val="es-ES_tradnl"/>
        </w:rPr>
        <w:t xml:space="preserve">- </w:t>
      </w:r>
      <w:r w:rsidR="0070654E" w:rsidRPr="0070654E">
        <w:rPr>
          <w:lang w:val="es-ES_tradnl"/>
        </w:rPr>
        <w:t>No dirigen la conversación hacia un gol</w:t>
      </w:r>
    </w:p>
    <w:p w14:paraId="12CF5171" w14:textId="77777777" w:rsidR="008E4658" w:rsidRPr="008E4658" w:rsidRDefault="0070654E" w:rsidP="008E4658">
      <w:pPr>
        <w:pStyle w:val="Heading1"/>
        <w:rPr>
          <w:rFonts w:eastAsiaTheme="minorHAnsi"/>
          <w:lang w:val="es-ES_tradnl"/>
        </w:rPr>
      </w:pPr>
      <w:r w:rsidRPr="0070654E">
        <w:rPr>
          <w:lang w:val="es-ES_tradnl"/>
        </w:rPr>
        <w:t> </w:t>
      </w:r>
      <w:r w:rsidR="008E4658" w:rsidRPr="008E4658">
        <w:rPr>
          <w:rFonts w:eastAsiaTheme="minorHAnsi"/>
          <w:lang w:val="es-ES_tradnl"/>
        </w:rPr>
        <w:t>Tipos de Chatbots</w:t>
      </w:r>
    </w:p>
    <w:p w14:paraId="36741299" w14:textId="77777777" w:rsidR="008E4658" w:rsidRPr="008E4658" w:rsidRDefault="008E4658" w:rsidP="008E4658">
      <w:pPr>
        <w:pStyle w:val="Heading2"/>
        <w:rPr>
          <w:lang w:val="es-ES_tradnl"/>
        </w:rPr>
      </w:pPr>
      <w:r w:rsidRPr="008E4658">
        <w:rPr>
          <w:lang w:val="es-ES_tradnl"/>
        </w:rPr>
        <w:t>Chatbots basados en reglas</w:t>
      </w:r>
    </w:p>
    <w:p w14:paraId="1DFA5A6A" w14:textId="77777777" w:rsidR="008E4658" w:rsidRPr="008E4658" w:rsidRDefault="008E4658" w:rsidP="008E4658">
      <w:pPr>
        <w:ind w:left="360"/>
        <w:rPr>
          <w:lang w:val="es-ES_tradnl"/>
        </w:rPr>
      </w:pPr>
      <w:r w:rsidRPr="008E4658">
        <w:rPr>
          <w:lang w:val="es-ES_tradnl"/>
        </w:rPr>
        <w:t>Son los primeros tipos de chatbots; que no tienen ningún entendimiento semántico.</w:t>
      </w:r>
    </w:p>
    <w:p w14:paraId="6F583026" w14:textId="0B7EB149" w:rsidR="008E4658" w:rsidRPr="00D20E34" w:rsidRDefault="008E4658" w:rsidP="00D20E34">
      <w:pPr>
        <w:pStyle w:val="ListParagraph"/>
        <w:numPr>
          <w:ilvl w:val="0"/>
          <w:numId w:val="25"/>
        </w:numPr>
        <w:rPr>
          <w:lang w:val="es-ES_tradnl"/>
        </w:rPr>
      </w:pPr>
      <w:r w:rsidRPr="008E4658">
        <w:rPr>
          <w:b/>
          <w:bCs/>
          <w:lang w:val="es-ES_tradnl"/>
        </w:rPr>
        <w:t xml:space="preserve">reglas patrón -&gt; transformación </w:t>
      </w:r>
      <w:r>
        <w:rPr>
          <w:b/>
          <w:bCs/>
          <w:lang w:val="es-ES_tradnl"/>
        </w:rPr>
        <w:t>(</w:t>
      </w:r>
      <w:r w:rsidRPr="008E4658">
        <w:rPr>
          <w:lang w:val="es-ES_tradnl"/>
        </w:rPr>
        <w:t>Ejemplo: ELIZA</w:t>
      </w:r>
      <w:r>
        <w:rPr>
          <w:lang w:val="es-ES_tradnl"/>
        </w:rPr>
        <w:t>)</w:t>
      </w:r>
    </w:p>
    <w:p w14:paraId="253C02C4" w14:textId="77777777" w:rsidR="008E4658" w:rsidRPr="008E4658" w:rsidRDefault="008E4658" w:rsidP="008E4658">
      <w:pPr>
        <w:pStyle w:val="Heading2"/>
        <w:rPr>
          <w:lang w:val="es-ES_tradnl"/>
        </w:rPr>
      </w:pPr>
      <w:r w:rsidRPr="008E4658">
        <w:rPr>
          <w:lang w:val="es-ES_tradnl"/>
        </w:rPr>
        <w:t>Chatbots basados en corpus</w:t>
      </w:r>
    </w:p>
    <w:p w14:paraId="0A42CE7B" w14:textId="77777777" w:rsidR="008E4658" w:rsidRPr="008E4658" w:rsidRDefault="008E4658" w:rsidP="008E4658">
      <w:pPr>
        <w:ind w:left="360"/>
        <w:rPr>
          <w:lang w:val="es-ES_tradnl"/>
        </w:rPr>
      </w:pPr>
      <w:r w:rsidRPr="008E4658">
        <w:rPr>
          <w:lang w:val="es-ES_tradnl"/>
        </w:rPr>
        <w:t>Basado en un corpus de conversaciones humanos</w:t>
      </w:r>
    </w:p>
    <w:p w14:paraId="3FF7FDC7" w14:textId="77777777" w:rsidR="008E4658" w:rsidRPr="008E4658" w:rsidRDefault="008E4658" w:rsidP="008E4658">
      <w:pPr>
        <w:numPr>
          <w:ilvl w:val="0"/>
          <w:numId w:val="27"/>
        </w:numPr>
        <w:rPr>
          <w:lang w:val="es-ES_tradnl"/>
        </w:rPr>
      </w:pPr>
      <w:r w:rsidRPr="008E4658">
        <w:rPr>
          <w:b/>
          <w:bCs/>
          <w:lang w:val="es-ES_tradnl"/>
        </w:rPr>
        <w:t>Basados en recuperación de información</w:t>
      </w:r>
      <w:r w:rsidRPr="008E4658">
        <w:rPr>
          <w:lang w:val="es-ES_tradnl"/>
        </w:rPr>
        <w:t>: Contestan en función de conversaciones similares en su corpus.</w:t>
      </w:r>
    </w:p>
    <w:p w14:paraId="27CFA4DE" w14:textId="77777777" w:rsidR="008E4658" w:rsidRPr="008E4658" w:rsidRDefault="008E4658" w:rsidP="008E4658">
      <w:pPr>
        <w:numPr>
          <w:ilvl w:val="0"/>
          <w:numId w:val="27"/>
        </w:numPr>
        <w:rPr>
          <w:lang w:val="es-ES_tradnl"/>
        </w:rPr>
      </w:pPr>
      <w:r w:rsidRPr="008E4658">
        <w:rPr>
          <w:b/>
          <w:bCs/>
          <w:lang w:val="es-ES_tradnl"/>
        </w:rPr>
        <w:t>Secuencia a Secuencia</w:t>
      </w:r>
      <w:r w:rsidRPr="008E4658">
        <w:rPr>
          <w:lang w:val="es-ES_tradnl"/>
        </w:rPr>
        <w:t>: Paradigmas de traducción automática</w:t>
      </w:r>
    </w:p>
    <w:p w14:paraId="07B856E1" w14:textId="77777777" w:rsidR="0070654E" w:rsidRPr="0070654E" w:rsidRDefault="0070654E" w:rsidP="00D20E34">
      <w:pPr>
        <w:rPr>
          <w:lang w:val="es-ES_tradnl"/>
        </w:rPr>
      </w:pPr>
    </w:p>
    <w:sectPr w:rsidR="0070654E" w:rsidRPr="0070654E" w:rsidSect="006A07B5">
      <w:headerReference w:type="default" r:id="rId23"/>
      <w:pgSz w:w="11900" w:h="16840"/>
      <w:pgMar w:top="221" w:right="238" w:bottom="232" w:left="22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C43074" w14:textId="77777777" w:rsidR="00127496" w:rsidRDefault="00127496" w:rsidP="00395E10">
      <w:r>
        <w:separator/>
      </w:r>
    </w:p>
  </w:endnote>
  <w:endnote w:type="continuationSeparator" w:id="0">
    <w:p w14:paraId="2AE2486D" w14:textId="77777777" w:rsidR="00127496" w:rsidRDefault="00127496" w:rsidP="00395E10">
      <w:r>
        <w:continuationSeparator/>
      </w:r>
    </w:p>
  </w:endnote>
  <w:endnote w:type="continuationNotice" w:id="1">
    <w:p w14:paraId="3981D805" w14:textId="77777777" w:rsidR="00127496" w:rsidRDefault="0012749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1E1D6B" w14:textId="77777777" w:rsidR="00127496" w:rsidRDefault="00127496" w:rsidP="00395E10">
      <w:r>
        <w:separator/>
      </w:r>
    </w:p>
  </w:footnote>
  <w:footnote w:type="continuationSeparator" w:id="0">
    <w:p w14:paraId="070E3F71" w14:textId="77777777" w:rsidR="00127496" w:rsidRDefault="00127496" w:rsidP="00395E10">
      <w:r>
        <w:continuationSeparator/>
      </w:r>
    </w:p>
  </w:footnote>
  <w:footnote w:type="continuationNotice" w:id="1">
    <w:p w14:paraId="6AB49CF0" w14:textId="77777777" w:rsidR="00127496" w:rsidRDefault="0012749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A20621" w14:textId="77777777" w:rsidR="00395E10" w:rsidRDefault="00395E10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8240" behindDoc="1" locked="0" layoutInCell="1" allowOverlap="0" wp14:anchorId="189A445B" wp14:editId="713D080F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ángulo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ítulo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71A1D847" w14:textId="7ADF729E" w:rsidR="00395E10" w:rsidRDefault="00E704D4">
                              <w:pPr>
                                <w:pStyle w:val="Header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Procesamiento de</w:t>
                              </w:r>
                              <w:r w:rsidR="00D71C57">
                                <w:rPr>
                                  <w:caps/>
                                  <w:color w:val="FFFFFF" w:themeColor="background1"/>
                                </w:rPr>
                                <w:t>L</w:t>
                              </w: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 xml:space="preserve"> Lenguaje Natural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189A445B" id="Rectángulo 197" o:spid="_x0000_s1026" style="position:absolute;margin-left:0;margin-top:0;width:468.5pt;height:21.3pt;z-index:-251658240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&#13;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ítulo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71A1D847" w14:textId="7ADF729E" w:rsidR="00395E10" w:rsidRDefault="00E704D4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Procesamiento de</w:t>
                        </w:r>
                        <w:r w:rsidR="00D71C57">
                          <w:rPr>
                            <w:caps/>
                            <w:color w:val="FFFFFF" w:themeColor="background1"/>
                          </w:rPr>
                          <w:t>L</w:t>
                        </w:r>
                        <w:r>
                          <w:rPr>
                            <w:caps/>
                            <w:color w:val="FFFFFF" w:themeColor="background1"/>
                          </w:rPr>
                          <w:t xml:space="preserve"> Lenguaje Natural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E1AEE"/>
    <w:multiLevelType w:val="multilevel"/>
    <w:tmpl w:val="BB9AB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431724F"/>
    <w:multiLevelType w:val="multilevel"/>
    <w:tmpl w:val="CAEE7FD2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  <w:b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6EC3F61"/>
    <w:multiLevelType w:val="hybridMultilevel"/>
    <w:tmpl w:val="3C7274AE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A001B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5A6A74"/>
    <w:multiLevelType w:val="multilevel"/>
    <w:tmpl w:val="7DD25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1BC03DB"/>
    <w:multiLevelType w:val="hybridMultilevel"/>
    <w:tmpl w:val="35020772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A001B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8735EB"/>
    <w:multiLevelType w:val="hybridMultilevel"/>
    <w:tmpl w:val="CF7ED3F4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FA6AAD"/>
    <w:multiLevelType w:val="multilevel"/>
    <w:tmpl w:val="84F29FF8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7" w15:restartNumberingAfterBreak="0">
    <w:nsid w:val="2BEF208E"/>
    <w:multiLevelType w:val="hybridMultilevel"/>
    <w:tmpl w:val="4390523A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6B379A"/>
    <w:multiLevelType w:val="multilevel"/>
    <w:tmpl w:val="99BC6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0ED36E9"/>
    <w:multiLevelType w:val="hybridMultilevel"/>
    <w:tmpl w:val="2C02CB12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302E1F"/>
    <w:multiLevelType w:val="hybridMultilevel"/>
    <w:tmpl w:val="94061FCE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927C3E"/>
    <w:multiLevelType w:val="hybridMultilevel"/>
    <w:tmpl w:val="FA041B7E"/>
    <w:lvl w:ilvl="0" w:tplc="1292D7A2">
      <w:start w:val="2000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A578BD"/>
    <w:multiLevelType w:val="hybridMultilevel"/>
    <w:tmpl w:val="DF3C8490"/>
    <w:lvl w:ilvl="0" w:tplc="9AB2080A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543C1D"/>
    <w:multiLevelType w:val="hybridMultilevel"/>
    <w:tmpl w:val="C520F5D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EE6B45"/>
    <w:multiLevelType w:val="multilevel"/>
    <w:tmpl w:val="0A968D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ACD4DF5"/>
    <w:multiLevelType w:val="multilevel"/>
    <w:tmpl w:val="FD8C7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244350C"/>
    <w:multiLevelType w:val="multilevel"/>
    <w:tmpl w:val="89680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2B4013B"/>
    <w:multiLevelType w:val="multilevel"/>
    <w:tmpl w:val="D1707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65E2D8C"/>
    <w:multiLevelType w:val="multilevel"/>
    <w:tmpl w:val="3CE81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37545B0"/>
    <w:multiLevelType w:val="hybridMultilevel"/>
    <w:tmpl w:val="60C6EB54"/>
    <w:lvl w:ilvl="0" w:tplc="8CE6BDDE">
      <w:start w:val="9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3B55171"/>
    <w:multiLevelType w:val="multilevel"/>
    <w:tmpl w:val="5F5E1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8B52D0D"/>
    <w:multiLevelType w:val="hybridMultilevel"/>
    <w:tmpl w:val="0F96529C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96C18E4"/>
    <w:multiLevelType w:val="hybridMultilevel"/>
    <w:tmpl w:val="28500A86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A0003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9CC73A2"/>
    <w:multiLevelType w:val="multilevel"/>
    <w:tmpl w:val="A5AE8AA4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6AC857F5"/>
    <w:multiLevelType w:val="hybridMultilevel"/>
    <w:tmpl w:val="BA3E79B6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534269"/>
    <w:multiLevelType w:val="hybridMultilevel"/>
    <w:tmpl w:val="F82AFD68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A001B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A462514"/>
    <w:multiLevelType w:val="hybridMultilevel"/>
    <w:tmpl w:val="4D427152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03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F343EFA"/>
    <w:multiLevelType w:val="multilevel"/>
    <w:tmpl w:val="8B2EE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4"/>
  </w:num>
  <w:num w:numId="2">
    <w:abstractNumId w:val="9"/>
  </w:num>
  <w:num w:numId="3">
    <w:abstractNumId w:val="12"/>
  </w:num>
  <w:num w:numId="4">
    <w:abstractNumId w:val="10"/>
  </w:num>
  <w:num w:numId="5">
    <w:abstractNumId w:val="11"/>
  </w:num>
  <w:num w:numId="6">
    <w:abstractNumId w:val="0"/>
  </w:num>
  <w:num w:numId="7">
    <w:abstractNumId w:val="5"/>
  </w:num>
  <w:num w:numId="8">
    <w:abstractNumId w:val="7"/>
  </w:num>
  <w:num w:numId="9">
    <w:abstractNumId w:val="1"/>
  </w:num>
  <w:num w:numId="10">
    <w:abstractNumId w:val="14"/>
    <w:lvlOverride w:ilvl="1">
      <w:startOverride w:val="1"/>
    </w:lvlOverride>
  </w:num>
  <w:num w:numId="11">
    <w:abstractNumId w:val="3"/>
  </w:num>
  <w:num w:numId="12">
    <w:abstractNumId w:val="15"/>
  </w:num>
  <w:num w:numId="13">
    <w:abstractNumId w:val="13"/>
  </w:num>
  <w:num w:numId="14">
    <w:abstractNumId w:val="23"/>
  </w:num>
  <w:num w:numId="15">
    <w:abstractNumId w:val="6"/>
    <w:lvlOverride w:ilvl="0">
      <w:startOverride w:val="1"/>
    </w:lvlOverride>
  </w:num>
  <w:num w:numId="16">
    <w:abstractNumId w:val="21"/>
  </w:num>
  <w:num w:numId="17">
    <w:abstractNumId w:val="4"/>
  </w:num>
  <w:num w:numId="18">
    <w:abstractNumId w:val="25"/>
  </w:num>
  <w:num w:numId="19">
    <w:abstractNumId w:val="2"/>
  </w:num>
  <w:num w:numId="20">
    <w:abstractNumId w:val="22"/>
  </w:num>
  <w:num w:numId="21">
    <w:abstractNumId w:val="26"/>
  </w:num>
  <w:num w:numId="22">
    <w:abstractNumId w:val="20"/>
  </w:num>
  <w:num w:numId="23">
    <w:abstractNumId w:val="16"/>
  </w:num>
  <w:num w:numId="24">
    <w:abstractNumId w:val="8"/>
  </w:num>
  <w:num w:numId="25">
    <w:abstractNumId w:val="18"/>
  </w:num>
  <w:num w:numId="26">
    <w:abstractNumId w:val="27"/>
  </w:num>
  <w:num w:numId="27">
    <w:abstractNumId w:val="17"/>
  </w:num>
  <w:num w:numId="28">
    <w:abstractNumId w:val="1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Pasieka,Manuel">
    <w15:presenceInfo w15:providerId="AD" w15:userId="S::manuel.pasieka@vbcf.ac.at::b85c2d0b-8d9f-469b-a2c3-7a759b1408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66D"/>
    <w:rsid w:val="00001885"/>
    <w:rsid w:val="000055C8"/>
    <w:rsid w:val="00017AB5"/>
    <w:rsid w:val="000253A4"/>
    <w:rsid w:val="00025971"/>
    <w:rsid w:val="00042E4B"/>
    <w:rsid w:val="000520F9"/>
    <w:rsid w:val="00062556"/>
    <w:rsid w:val="0006734D"/>
    <w:rsid w:val="00092D0F"/>
    <w:rsid w:val="000A215A"/>
    <w:rsid w:val="000B607D"/>
    <w:rsid w:val="00112588"/>
    <w:rsid w:val="00127496"/>
    <w:rsid w:val="00135423"/>
    <w:rsid w:val="00141D6C"/>
    <w:rsid w:val="00145ADA"/>
    <w:rsid w:val="00146770"/>
    <w:rsid w:val="00151D82"/>
    <w:rsid w:val="001633AF"/>
    <w:rsid w:val="001865E8"/>
    <w:rsid w:val="001A44FE"/>
    <w:rsid w:val="001B2146"/>
    <w:rsid w:val="001C3D7F"/>
    <w:rsid w:val="001D077F"/>
    <w:rsid w:val="001D3425"/>
    <w:rsid w:val="001F3E6D"/>
    <w:rsid w:val="00210867"/>
    <w:rsid w:val="00211272"/>
    <w:rsid w:val="00222852"/>
    <w:rsid w:val="002325C9"/>
    <w:rsid w:val="00233980"/>
    <w:rsid w:val="00254DF9"/>
    <w:rsid w:val="00261372"/>
    <w:rsid w:val="00267110"/>
    <w:rsid w:val="00280381"/>
    <w:rsid w:val="00286F0F"/>
    <w:rsid w:val="002878FB"/>
    <w:rsid w:val="00290BE8"/>
    <w:rsid w:val="002A0A0D"/>
    <w:rsid w:val="002B4F9B"/>
    <w:rsid w:val="002C5101"/>
    <w:rsid w:val="002E3282"/>
    <w:rsid w:val="002F1126"/>
    <w:rsid w:val="002F20BC"/>
    <w:rsid w:val="00316B7C"/>
    <w:rsid w:val="0034467D"/>
    <w:rsid w:val="00363D6F"/>
    <w:rsid w:val="00364274"/>
    <w:rsid w:val="0036546F"/>
    <w:rsid w:val="00370013"/>
    <w:rsid w:val="0037366D"/>
    <w:rsid w:val="003814C1"/>
    <w:rsid w:val="0039158D"/>
    <w:rsid w:val="00392ABD"/>
    <w:rsid w:val="00395E10"/>
    <w:rsid w:val="003A3209"/>
    <w:rsid w:val="003B1939"/>
    <w:rsid w:val="003D1680"/>
    <w:rsid w:val="003D6561"/>
    <w:rsid w:val="003F7B31"/>
    <w:rsid w:val="00405BBF"/>
    <w:rsid w:val="00405F25"/>
    <w:rsid w:val="00410685"/>
    <w:rsid w:val="00423C3E"/>
    <w:rsid w:val="004301AF"/>
    <w:rsid w:val="00462E1A"/>
    <w:rsid w:val="004716CD"/>
    <w:rsid w:val="00476641"/>
    <w:rsid w:val="00476CE6"/>
    <w:rsid w:val="0048538D"/>
    <w:rsid w:val="004A1456"/>
    <w:rsid w:val="004A5BE9"/>
    <w:rsid w:val="004B0DD0"/>
    <w:rsid w:val="004B2714"/>
    <w:rsid w:val="004D3747"/>
    <w:rsid w:val="004F38AC"/>
    <w:rsid w:val="004F6BDD"/>
    <w:rsid w:val="00506620"/>
    <w:rsid w:val="00527F98"/>
    <w:rsid w:val="00533D20"/>
    <w:rsid w:val="005439CD"/>
    <w:rsid w:val="005A0BC2"/>
    <w:rsid w:val="005A7D7A"/>
    <w:rsid w:val="005D0D2E"/>
    <w:rsid w:val="005D2D8F"/>
    <w:rsid w:val="005E3A46"/>
    <w:rsid w:val="00602BEF"/>
    <w:rsid w:val="0061723C"/>
    <w:rsid w:val="00621804"/>
    <w:rsid w:val="006230F9"/>
    <w:rsid w:val="006234E0"/>
    <w:rsid w:val="00623723"/>
    <w:rsid w:val="00623C87"/>
    <w:rsid w:val="00633C8C"/>
    <w:rsid w:val="00635F4E"/>
    <w:rsid w:val="00637316"/>
    <w:rsid w:val="0066588F"/>
    <w:rsid w:val="006A07B5"/>
    <w:rsid w:val="006A1FF7"/>
    <w:rsid w:val="006A7FDD"/>
    <w:rsid w:val="006B4E4E"/>
    <w:rsid w:val="006D5A7F"/>
    <w:rsid w:val="006E381A"/>
    <w:rsid w:val="00702D08"/>
    <w:rsid w:val="0070654E"/>
    <w:rsid w:val="00723AB6"/>
    <w:rsid w:val="007244F4"/>
    <w:rsid w:val="00741D8C"/>
    <w:rsid w:val="00750E4E"/>
    <w:rsid w:val="0075368D"/>
    <w:rsid w:val="007574B7"/>
    <w:rsid w:val="00766463"/>
    <w:rsid w:val="00775430"/>
    <w:rsid w:val="00780857"/>
    <w:rsid w:val="00791825"/>
    <w:rsid w:val="007968D8"/>
    <w:rsid w:val="007D0DDC"/>
    <w:rsid w:val="007E52FF"/>
    <w:rsid w:val="007F7893"/>
    <w:rsid w:val="00802F12"/>
    <w:rsid w:val="008072E0"/>
    <w:rsid w:val="00813AC4"/>
    <w:rsid w:val="00830CB6"/>
    <w:rsid w:val="00832DA0"/>
    <w:rsid w:val="00843CE4"/>
    <w:rsid w:val="008544EC"/>
    <w:rsid w:val="00875D13"/>
    <w:rsid w:val="00876C0B"/>
    <w:rsid w:val="008B376F"/>
    <w:rsid w:val="008E34EA"/>
    <w:rsid w:val="008E4658"/>
    <w:rsid w:val="008E588A"/>
    <w:rsid w:val="008F313D"/>
    <w:rsid w:val="008F63E2"/>
    <w:rsid w:val="0090690A"/>
    <w:rsid w:val="00910559"/>
    <w:rsid w:val="00916E9F"/>
    <w:rsid w:val="009457E7"/>
    <w:rsid w:val="00953DA5"/>
    <w:rsid w:val="00955582"/>
    <w:rsid w:val="0096026D"/>
    <w:rsid w:val="00961429"/>
    <w:rsid w:val="00962280"/>
    <w:rsid w:val="0096676C"/>
    <w:rsid w:val="00974575"/>
    <w:rsid w:val="00980D00"/>
    <w:rsid w:val="009C4D8D"/>
    <w:rsid w:val="009C6366"/>
    <w:rsid w:val="009D3EAD"/>
    <w:rsid w:val="00A0702B"/>
    <w:rsid w:val="00A247C3"/>
    <w:rsid w:val="00A46495"/>
    <w:rsid w:val="00A5348E"/>
    <w:rsid w:val="00A774EA"/>
    <w:rsid w:val="00A832EA"/>
    <w:rsid w:val="00A95AA2"/>
    <w:rsid w:val="00AB216A"/>
    <w:rsid w:val="00AC3172"/>
    <w:rsid w:val="00AE1DE4"/>
    <w:rsid w:val="00AE3744"/>
    <w:rsid w:val="00B1645F"/>
    <w:rsid w:val="00B256DC"/>
    <w:rsid w:val="00B52AC5"/>
    <w:rsid w:val="00B71E17"/>
    <w:rsid w:val="00B8237F"/>
    <w:rsid w:val="00B97E48"/>
    <w:rsid w:val="00BF4181"/>
    <w:rsid w:val="00C041AF"/>
    <w:rsid w:val="00C101BF"/>
    <w:rsid w:val="00C3288D"/>
    <w:rsid w:val="00C46174"/>
    <w:rsid w:val="00C474D5"/>
    <w:rsid w:val="00C62186"/>
    <w:rsid w:val="00C64B81"/>
    <w:rsid w:val="00C67E84"/>
    <w:rsid w:val="00CB04F7"/>
    <w:rsid w:val="00CD3428"/>
    <w:rsid w:val="00CE0F39"/>
    <w:rsid w:val="00D03827"/>
    <w:rsid w:val="00D103C6"/>
    <w:rsid w:val="00D20E34"/>
    <w:rsid w:val="00D2222F"/>
    <w:rsid w:val="00D34879"/>
    <w:rsid w:val="00D51D34"/>
    <w:rsid w:val="00D71BCE"/>
    <w:rsid w:val="00D71C57"/>
    <w:rsid w:val="00D75350"/>
    <w:rsid w:val="00D86707"/>
    <w:rsid w:val="00DA23BA"/>
    <w:rsid w:val="00DD0247"/>
    <w:rsid w:val="00DD21C6"/>
    <w:rsid w:val="00DE5C15"/>
    <w:rsid w:val="00E104BF"/>
    <w:rsid w:val="00E1520A"/>
    <w:rsid w:val="00E30257"/>
    <w:rsid w:val="00E445C4"/>
    <w:rsid w:val="00E51CD9"/>
    <w:rsid w:val="00E704D4"/>
    <w:rsid w:val="00E91664"/>
    <w:rsid w:val="00EA2FF5"/>
    <w:rsid w:val="00EB39E8"/>
    <w:rsid w:val="00ED4D90"/>
    <w:rsid w:val="00EF2132"/>
    <w:rsid w:val="00F02D26"/>
    <w:rsid w:val="00F03816"/>
    <w:rsid w:val="00F53EEE"/>
    <w:rsid w:val="00F568A1"/>
    <w:rsid w:val="00F75C17"/>
    <w:rsid w:val="00F83A8E"/>
    <w:rsid w:val="00F85DB3"/>
    <w:rsid w:val="00F8797F"/>
    <w:rsid w:val="00FB5954"/>
    <w:rsid w:val="00FD2065"/>
    <w:rsid w:val="00FF1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7AC04F"/>
  <w15:chartTrackingRefBased/>
  <w15:docId w15:val="{E1B30D79-2548-9741-A597-C450E39C1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C474D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0CB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A7FD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74D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474D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39E8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39E8"/>
    <w:rPr>
      <w:rFonts w:ascii="Times New Roman" w:hAnsi="Times New Roman" w:cs="Times New Roman"/>
      <w:sz w:val="18"/>
      <w:szCs w:val="18"/>
      <w:lang w:val="en-GB"/>
    </w:rPr>
  </w:style>
  <w:style w:type="paragraph" w:styleId="NormalWeb">
    <w:name w:val="Normal (Web)"/>
    <w:basedOn w:val="Normal"/>
    <w:uiPriority w:val="99"/>
    <w:unhideWhenUsed/>
    <w:rsid w:val="005E3A46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US" w:eastAsia="es-ES_tradnl"/>
    </w:rPr>
  </w:style>
  <w:style w:type="character" w:styleId="PlaceholderText">
    <w:name w:val="Placeholder Text"/>
    <w:basedOn w:val="DefaultParagraphFont"/>
    <w:uiPriority w:val="99"/>
    <w:semiHidden/>
    <w:rsid w:val="005E3A46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395E10"/>
    <w:pPr>
      <w:tabs>
        <w:tab w:val="center" w:pos="4419"/>
        <w:tab w:val="right" w:pos="88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95E10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395E10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95E10"/>
    <w:rPr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830CB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6A7FDD"/>
    <w:rPr>
      <w:rFonts w:asciiTheme="majorHAnsi" w:eastAsiaTheme="majorEastAsia" w:hAnsiTheme="majorHAnsi" w:cstheme="majorBidi"/>
      <w:color w:val="1F3763" w:themeColor="accent1" w:themeShade="7F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81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89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7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252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591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09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761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17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9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50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783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730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8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59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9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674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725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7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13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4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601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167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09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4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367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824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88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0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788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891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7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4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1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9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2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78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055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655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43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98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3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700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536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6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79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4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53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629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53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4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400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730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CHICAGO.XSL" StyleName="Chicago" Version="16"/>
</file>

<file path=customXml/itemProps1.xml><?xml version="1.0" encoding="utf-8"?>
<ds:datastoreItem xmlns:ds="http://schemas.openxmlformats.org/officeDocument/2006/customXml" ds:itemID="{B7965B1B-F9FE-BA47-9829-3316A033D3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680</TotalTime>
  <Pages>11</Pages>
  <Words>2466</Words>
  <Characters>14058</Characters>
  <Application>Microsoft Office Word</Application>
  <DocSecurity>0</DocSecurity>
  <Lines>117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Procesamiento deL Lenguaje Natural</vt:lpstr>
    </vt:vector>
  </TitlesOfParts>
  <Company/>
  <LinksUpToDate>false</LinksUpToDate>
  <CharactersWithSpaces>16492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Procesamiento deL Lenguaje Natural</dc:title>
  <dc:subject/>
  <dc:creator>Pasieka,Manuel</dc:creator>
  <cp:keywords/>
  <dc:description/>
  <cp:lastModifiedBy>Manuel Pasieka</cp:lastModifiedBy>
  <cp:revision>131</cp:revision>
  <cp:lastPrinted>2019-06-25T12:07:00Z</cp:lastPrinted>
  <dcterms:created xsi:type="dcterms:W3CDTF">2019-02-24T13:53:00Z</dcterms:created>
  <dcterms:modified xsi:type="dcterms:W3CDTF">2019-08-06T13:02:00Z</dcterms:modified>
</cp:coreProperties>
</file>